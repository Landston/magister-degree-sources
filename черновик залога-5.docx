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131" w:rsidRDefault="001F162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МИНИСТЕРСТВО ОБРАЗОВАНИЯ РЕСПУБЛИКИ БЕЛАРУСЬ УЧРЕЖДЕНИЕ ОБРАЗОВАНИЯ «ГРОДНЕНСКИЙ ГОСУДАРСТВЕННЫЙ УНИВЕРСИТЕТ ИМЕНИ ЯНКИ КУПАЛЫ</w:t>
      </w:r>
    </w:p>
    <w:p w:rsidR="00550131" w:rsidRDefault="00550131">
      <w:pPr>
        <w:spacing w:after="0" w:line="240" w:lineRule="auto"/>
        <w:jc w:val="right"/>
        <w:rPr>
          <w:rFonts w:ascii="Times New Roman" w:eastAsia="Times New Roman" w:hAnsi="Times New Roman" w:cs="Times New Roman"/>
          <w:sz w:val="24"/>
          <w:szCs w:val="24"/>
        </w:rPr>
      </w:pPr>
    </w:p>
    <w:p w:rsidR="00550131" w:rsidRDefault="001F1620">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i/>
          <w:color w:val="000000"/>
          <w:sz w:val="28"/>
          <w:szCs w:val="28"/>
        </w:rPr>
        <w:t>На правах рукописи</w:t>
      </w:r>
    </w:p>
    <w:p w:rsidR="00550131" w:rsidRDefault="001F162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УДК 004:05</w:t>
      </w:r>
      <w:r>
        <w:rPr>
          <w:rFonts w:ascii="Times New Roman" w:eastAsia="Times New Roman" w:hAnsi="Times New Roman" w:cs="Times New Roman"/>
          <w:sz w:val="24"/>
          <w:szCs w:val="24"/>
        </w:rPr>
        <w:br/>
      </w:r>
    </w:p>
    <w:p w:rsidR="00550131" w:rsidRDefault="001F162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Залога </w:t>
      </w:r>
    </w:p>
    <w:p w:rsidR="00550131" w:rsidRDefault="001F162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Анастасия Юрьевна </w:t>
      </w:r>
    </w:p>
    <w:p w:rsidR="00550131" w:rsidRDefault="00550131">
      <w:pPr>
        <w:spacing w:after="240" w:line="240" w:lineRule="auto"/>
        <w:rPr>
          <w:rFonts w:ascii="Times New Roman" w:eastAsia="Times New Roman" w:hAnsi="Times New Roman" w:cs="Times New Roman"/>
          <w:sz w:val="24"/>
          <w:szCs w:val="24"/>
        </w:rPr>
      </w:pPr>
    </w:p>
    <w:p w:rsidR="00550131" w:rsidRDefault="001F162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Проектирование информационно-аналитической системы управления ИТ-проектами на этапе тестирования</w:t>
      </w:r>
    </w:p>
    <w:p w:rsidR="00550131" w:rsidRDefault="00550131">
      <w:pPr>
        <w:spacing w:after="0" w:line="360" w:lineRule="auto"/>
        <w:rPr>
          <w:rFonts w:ascii="Times New Roman" w:eastAsia="Times New Roman" w:hAnsi="Times New Roman" w:cs="Times New Roman"/>
          <w:sz w:val="24"/>
          <w:szCs w:val="24"/>
        </w:rPr>
      </w:pPr>
    </w:p>
    <w:p w:rsidR="00550131" w:rsidRDefault="001F162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Магистерская диссертация на соискание степени </w:t>
      </w:r>
    </w:p>
    <w:p w:rsidR="00550131" w:rsidRDefault="001F162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магистра прикладной математики и информационных технологий </w:t>
      </w:r>
    </w:p>
    <w:p w:rsidR="00550131" w:rsidRDefault="001F162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8"/>
          <w:szCs w:val="28"/>
        </w:rPr>
        <w:t xml:space="preserve">по специальности </w:t>
      </w:r>
    </w:p>
    <w:p w:rsidR="00550131" w:rsidRDefault="001F162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1-31 81 12 Прикладной компьютерный анализ данных </w:t>
      </w:r>
    </w:p>
    <w:p w:rsidR="00550131" w:rsidRDefault="00550131">
      <w:pPr>
        <w:spacing w:line="276" w:lineRule="auto"/>
      </w:pPr>
    </w:p>
    <w:p w:rsidR="00550131" w:rsidRDefault="001F1620">
      <w:pPr>
        <w:pBdr>
          <w:top w:val="nil"/>
          <w:left w:val="nil"/>
          <w:bottom w:val="nil"/>
          <w:right w:val="nil"/>
          <w:between w:val="nil"/>
        </w:pBdr>
        <w:spacing w:after="0" w:line="276" w:lineRule="auto"/>
        <w:ind w:firstLine="49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Научный руководитель </w:t>
      </w:r>
    </w:p>
    <w:p w:rsidR="00550131" w:rsidRDefault="001F1620">
      <w:pPr>
        <w:pBdr>
          <w:top w:val="nil"/>
          <w:left w:val="nil"/>
          <w:bottom w:val="nil"/>
          <w:right w:val="nil"/>
          <w:between w:val="nil"/>
        </w:pBdr>
        <w:spacing w:after="0" w:line="276" w:lineRule="auto"/>
        <w:ind w:firstLine="49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кандидат физико-математических </w:t>
      </w:r>
    </w:p>
    <w:p w:rsidR="00550131" w:rsidRDefault="001F1620">
      <w:pPr>
        <w:pBdr>
          <w:top w:val="nil"/>
          <w:left w:val="nil"/>
          <w:bottom w:val="nil"/>
          <w:right w:val="nil"/>
          <w:between w:val="nil"/>
        </w:pBdr>
        <w:spacing w:after="0" w:line="276" w:lineRule="auto"/>
        <w:ind w:firstLine="49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наук, доцент Цехан О. Б. </w:t>
      </w:r>
    </w:p>
    <w:p w:rsidR="00550131" w:rsidRDefault="00550131">
      <w:pPr>
        <w:pBdr>
          <w:top w:val="nil"/>
          <w:left w:val="nil"/>
          <w:bottom w:val="nil"/>
          <w:right w:val="nil"/>
          <w:between w:val="nil"/>
        </w:pBdr>
        <w:spacing w:after="0" w:line="360" w:lineRule="auto"/>
        <w:ind w:firstLine="4962"/>
        <w:rPr>
          <w:rFonts w:ascii="Times New Roman" w:eastAsia="Times New Roman" w:hAnsi="Times New Roman" w:cs="Times New Roman"/>
          <w:sz w:val="28"/>
          <w:szCs w:val="28"/>
        </w:rPr>
      </w:pPr>
    </w:p>
    <w:p w:rsidR="00550131" w:rsidRDefault="001F1620">
      <w:pPr>
        <w:pBdr>
          <w:top w:val="nil"/>
          <w:left w:val="nil"/>
          <w:bottom w:val="nil"/>
          <w:right w:val="nil"/>
          <w:between w:val="nil"/>
        </w:pBdr>
        <w:spacing w:after="0" w:line="276" w:lineRule="auto"/>
        <w:ind w:firstLine="49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Допущена к защите ___________ </w:t>
      </w:r>
    </w:p>
    <w:p w:rsidR="00550131" w:rsidRDefault="001F1620">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 _______________________ Цехан О. Б. </w:t>
      </w:r>
    </w:p>
    <w:p w:rsidR="00550131" w:rsidRDefault="00550131">
      <w:pPr>
        <w:spacing w:after="240" w:line="276" w:lineRule="auto"/>
        <w:rPr>
          <w:rFonts w:ascii="Times New Roman" w:eastAsia="Times New Roman" w:hAnsi="Times New Roman" w:cs="Times New Roman"/>
          <w:sz w:val="28"/>
          <w:szCs w:val="28"/>
        </w:rPr>
      </w:pPr>
    </w:p>
    <w:p w:rsidR="00550131" w:rsidRDefault="00550131">
      <w:pPr>
        <w:spacing w:after="240" w:line="360" w:lineRule="auto"/>
        <w:jc w:val="center"/>
        <w:rPr>
          <w:rFonts w:ascii="Times New Roman" w:eastAsia="Times New Roman" w:hAnsi="Times New Roman" w:cs="Times New Roman"/>
          <w:sz w:val="28"/>
          <w:szCs w:val="28"/>
        </w:rPr>
      </w:pPr>
    </w:p>
    <w:p w:rsidR="00550131" w:rsidRDefault="001F162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Гродно, 2019</w:t>
      </w:r>
    </w:p>
    <w:p w:rsidR="001F1620" w:rsidRDefault="001F162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page"/>
      </w:r>
    </w:p>
    <w:p w:rsidR="00550131" w:rsidRDefault="001F1620">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lastRenderedPageBreak/>
        <w:t>ОГЛАВЛЕНИЕ</w:t>
      </w:r>
    </w:p>
    <w:sdt>
      <w:sdtPr>
        <w:rPr>
          <w:rFonts w:ascii="Calibri" w:eastAsia="Calibri" w:hAnsi="Calibri" w:cs="Calibri"/>
          <w:color w:val="auto"/>
          <w:sz w:val="22"/>
          <w:szCs w:val="22"/>
          <w:lang w:val="ru-RU" w:eastAsia="ru-RU"/>
        </w:rPr>
        <w:id w:val="-1733848289"/>
        <w:docPartObj>
          <w:docPartGallery w:val="Table of Contents"/>
          <w:docPartUnique/>
        </w:docPartObj>
      </w:sdtPr>
      <w:sdtEndPr>
        <w:rPr>
          <w:rFonts w:ascii="Times New Roman" w:hAnsi="Times New Roman" w:cs="Times New Roman"/>
          <w:bCs/>
          <w:noProof/>
          <w:sz w:val="28"/>
          <w:szCs w:val="28"/>
        </w:rPr>
      </w:sdtEndPr>
      <w:sdtContent>
        <w:p w:rsidR="001F1620" w:rsidRDefault="001F1620">
          <w:pPr>
            <w:pStyle w:val="af0"/>
          </w:pPr>
        </w:p>
        <w:p w:rsidR="00DD0317" w:rsidRPr="00DD0317" w:rsidRDefault="005130BD">
          <w:pPr>
            <w:pStyle w:val="10"/>
            <w:tabs>
              <w:tab w:val="right" w:leader="dot" w:pos="9350"/>
            </w:tabs>
            <w:rPr>
              <w:rFonts w:ascii="Times New Roman" w:eastAsiaTheme="minorEastAsia" w:hAnsi="Times New Roman" w:cs="Times New Roman"/>
              <w:noProof/>
              <w:sz w:val="28"/>
              <w:szCs w:val="28"/>
            </w:rPr>
          </w:pPr>
          <w:r w:rsidRPr="005130BD">
            <w:rPr>
              <w:rFonts w:ascii="Times New Roman" w:hAnsi="Times New Roman" w:cs="Times New Roman"/>
              <w:sz w:val="28"/>
              <w:szCs w:val="28"/>
            </w:rPr>
            <w:fldChar w:fldCharType="begin"/>
          </w:r>
          <w:r w:rsidR="001F1620" w:rsidRPr="001F1620">
            <w:rPr>
              <w:rFonts w:ascii="Times New Roman" w:hAnsi="Times New Roman" w:cs="Times New Roman"/>
              <w:sz w:val="28"/>
              <w:szCs w:val="28"/>
            </w:rPr>
            <w:instrText xml:space="preserve"> TOC \o "1-3" \h \z \u </w:instrText>
          </w:r>
          <w:r w:rsidRPr="005130BD">
            <w:rPr>
              <w:rFonts w:ascii="Times New Roman" w:hAnsi="Times New Roman" w:cs="Times New Roman"/>
              <w:sz w:val="28"/>
              <w:szCs w:val="28"/>
            </w:rPr>
            <w:fldChar w:fldCharType="separate"/>
          </w:r>
          <w:hyperlink w:anchor="_Toc12283040" w:history="1">
            <w:r w:rsidR="00DD0317" w:rsidRPr="00DD0317">
              <w:rPr>
                <w:rStyle w:val="af1"/>
                <w:rFonts w:ascii="Times New Roman" w:eastAsia="Times New Roman" w:hAnsi="Times New Roman" w:cs="Times New Roman"/>
                <w:noProof/>
                <w:sz w:val="28"/>
                <w:szCs w:val="28"/>
              </w:rPr>
              <w:t>ПЕРЕЧЕНЬ СОКРАЩЕНИЙ И УСЛОВНЫХ ОБОЗНАЧЕНИЙ</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_Toc12283040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4</w:t>
            </w:r>
            <w:r w:rsidRPr="00DD0317">
              <w:rPr>
                <w:rFonts w:ascii="Times New Roman" w:hAnsi="Times New Roman" w:cs="Times New Roman"/>
                <w:noProof/>
                <w:webHidden/>
                <w:sz w:val="28"/>
                <w:szCs w:val="28"/>
              </w:rPr>
              <w:fldChar w:fldCharType="end"/>
            </w:r>
          </w:hyperlink>
        </w:p>
        <w:p w:rsidR="00DD0317" w:rsidRPr="00DD0317" w:rsidRDefault="005130BD">
          <w:pPr>
            <w:pStyle w:val="10"/>
            <w:tabs>
              <w:tab w:val="right" w:leader="dot" w:pos="9350"/>
            </w:tabs>
            <w:rPr>
              <w:rFonts w:ascii="Times New Roman" w:eastAsiaTheme="minorEastAsia" w:hAnsi="Times New Roman" w:cs="Times New Roman"/>
              <w:noProof/>
              <w:sz w:val="28"/>
              <w:szCs w:val="28"/>
            </w:rPr>
          </w:pPr>
          <w:hyperlink w:anchor="_Toc12283041" w:history="1">
            <w:r w:rsidR="00DD0317" w:rsidRPr="00DD0317">
              <w:rPr>
                <w:rStyle w:val="af1"/>
                <w:rFonts w:ascii="Times New Roman" w:eastAsia="Times New Roman" w:hAnsi="Times New Roman" w:cs="Times New Roman"/>
                <w:noProof/>
                <w:sz w:val="28"/>
                <w:szCs w:val="28"/>
              </w:rPr>
              <w:t>ВВЕДЕНИЕ</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_Toc12283041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5</w:t>
            </w:r>
            <w:r w:rsidRPr="00DD0317">
              <w:rPr>
                <w:rFonts w:ascii="Times New Roman" w:hAnsi="Times New Roman" w:cs="Times New Roman"/>
                <w:noProof/>
                <w:webHidden/>
                <w:sz w:val="28"/>
                <w:szCs w:val="28"/>
              </w:rPr>
              <w:fldChar w:fldCharType="end"/>
            </w:r>
          </w:hyperlink>
        </w:p>
        <w:p w:rsidR="00DD0317" w:rsidRPr="00DD0317" w:rsidRDefault="005130BD">
          <w:pPr>
            <w:pStyle w:val="10"/>
            <w:tabs>
              <w:tab w:val="right" w:leader="dot" w:pos="9350"/>
            </w:tabs>
            <w:rPr>
              <w:rFonts w:ascii="Times New Roman" w:eastAsiaTheme="minorEastAsia" w:hAnsi="Times New Roman" w:cs="Times New Roman"/>
              <w:noProof/>
              <w:sz w:val="28"/>
              <w:szCs w:val="28"/>
            </w:rPr>
          </w:pPr>
          <w:hyperlink w:anchor="_Toc12283042" w:history="1">
            <w:r w:rsidR="00DD0317" w:rsidRPr="00DD0317">
              <w:rPr>
                <w:rStyle w:val="af1"/>
                <w:rFonts w:ascii="Times New Roman" w:eastAsia="Times New Roman" w:hAnsi="Times New Roman" w:cs="Times New Roman"/>
                <w:noProof/>
                <w:sz w:val="28"/>
                <w:szCs w:val="28"/>
              </w:rPr>
              <w:t>ОБЩАЯ ХАРАКТЕРИСТИКА РАБОТЫ</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_Toc12283042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7</w:t>
            </w:r>
            <w:r w:rsidRPr="00DD0317">
              <w:rPr>
                <w:rFonts w:ascii="Times New Roman" w:hAnsi="Times New Roman" w:cs="Times New Roman"/>
                <w:noProof/>
                <w:webHidden/>
                <w:sz w:val="28"/>
                <w:szCs w:val="28"/>
              </w:rPr>
              <w:fldChar w:fldCharType="end"/>
            </w:r>
          </w:hyperlink>
        </w:p>
        <w:p w:rsidR="00DD0317" w:rsidRPr="00DD0317" w:rsidRDefault="005130BD">
          <w:pPr>
            <w:pStyle w:val="10"/>
            <w:tabs>
              <w:tab w:val="right" w:leader="dot" w:pos="9350"/>
            </w:tabs>
            <w:rPr>
              <w:rFonts w:ascii="Times New Roman" w:eastAsiaTheme="minorEastAsia" w:hAnsi="Times New Roman" w:cs="Times New Roman"/>
              <w:noProof/>
              <w:sz w:val="28"/>
              <w:szCs w:val="28"/>
            </w:rPr>
          </w:pPr>
          <w:hyperlink w:anchor="_Toc12283043" w:history="1">
            <w:r w:rsidR="00DD0317" w:rsidRPr="00DD0317">
              <w:rPr>
                <w:rStyle w:val="af1"/>
                <w:rFonts w:ascii="Times New Roman" w:eastAsia="Times New Roman" w:hAnsi="Times New Roman" w:cs="Times New Roman"/>
                <w:noProof/>
                <w:sz w:val="28"/>
                <w:szCs w:val="28"/>
              </w:rPr>
              <w:t>ГЛАВА 1 АНАЛИЗ СОСТАВА, СТРУКТУРЫ И ОСОБЕННОСТЕЙ ФАЗЫ ТЕСТИРОВАНИЯ ПО В БИЗНЕС-ПРОЦЕССЕ РАЗРАБО</w:t>
            </w:r>
            <w:r w:rsidR="00DD0317" w:rsidRPr="00DD0317">
              <w:rPr>
                <w:rStyle w:val="af1"/>
                <w:rFonts w:ascii="Times New Roman" w:eastAsia="Times New Roman" w:hAnsi="Times New Roman" w:cs="Times New Roman"/>
                <w:noProof/>
                <w:sz w:val="28"/>
                <w:szCs w:val="28"/>
              </w:rPr>
              <w:t>Т</w:t>
            </w:r>
            <w:r w:rsidR="00DD0317" w:rsidRPr="00DD0317">
              <w:rPr>
                <w:rStyle w:val="af1"/>
                <w:rFonts w:ascii="Times New Roman" w:eastAsia="Times New Roman" w:hAnsi="Times New Roman" w:cs="Times New Roman"/>
                <w:noProof/>
                <w:sz w:val="28"/>
                <w:szCs w:val="28"/>
              </w:rPr>
              <w:t>КИ ИТ-ПРОДУКТОВ</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_Toc12283043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9</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44" w:history="1">
            <w:r w:rsidR="00DD0317" w:rsidRPr="00DD0317">
              <w:rPr>
                <w:rStyle w:val="af1"/>
                <w:rFonts w:ascii="Times New Roman" w:eastAsia="Times New Roman" w:hAnsi="Times New Roman" w:cs="Times New Roman"/>
                <w:noProof/>
                <w:sz w:val="28"/>
                <w:szCs w:val="28"/>
              </w:rPr>
              <w:t>1.1 Понятие планирования этапа тестирования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_Toc12283044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9</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45" w:history="1">
            <w:r w:rsidR="00DD0317" w:rsidRPr="00DD0317">
              <w:rPr>
                <w:rStyle w:val="af1"/>
                <w:rFonts w:ascii="Times New Roman" w:eastAsia="Times New Roman" w:hAnsi="Times New Roman" w:cs="Times New Roman"/>
                <w:noProof/>
                <w:sz w:val="28"/>
                <w:szCs w:val="28"/>
              </w:rPr>
              <w:t>1.2 Жизненный цикл тестирования ПО</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_Toc12283045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11</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46" w:history="1">
            <w:r w:rsidR="00DD0317" w:rsidRPr="00DD0317">
              <w:rPr>
                <w:rStyle w:val="af1"/>
                <w:rFonts w:ascii="Times New Roman" w:eastAsia="Times New Roman" w:hAnsi="Times New Roman" w:cs="Times New Roman"/>
                <w:noProof/>
                <w:sz w:val="28"/>
                <w:szCs w:val="28"/>
              </w:rPr>
              <w:t>1.3 Основные проблемы управления проектами на стадии тестирования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_Toc12283046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15</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47" w:history="1">
            <w:r w:rsidR="00DD0317" w:rsidRPr="00DD0317">
              <w:rPr>
                <w:rStyle w:val="af1"/>
                <w:rFonts w:ascii="Times New Roman" w:eastAsia="Times New Roman" w:hAnsi="Times New Roman" w:cs="Times New Roman"/>
                <w:noProof/>
                <w:sz w:val="28"/>
                <w:szCs w:val="28"/>
              </w:rPr>
              <w:t>1.4 Риски в тестировании ПО</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_Toc12283047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16</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48" w:history="1">
            <w:r w:rsidR="00DD0317" w:rsidRPr="00DD0317">
              <w:rPr>
                <w:rStyle w:val="af1"/>
                <w:rFonts w:ascii="Times New Roman" w:eastAsia="Times New Roman" w:hAnsi="Times New Roman" w:cs="Times New Roman"/>
                <w:noProof/>
                <w:sz w:val="28"/>
                <w:szCs w:val="28"/>
              </w:rPr>
              <w:t>1.5 Данные и измерения как основа выявления метрик для планирования, разработки и тестирования ИT-проектов</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_Toc12283048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19</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49" w:history="1">
            <w:r w:rsidR="00DD0317" w:rsidRPr="00DD0317">
              <w:rPr>
                <w:rStyle w:val="af1"/>
                <w:rFonts w:ascii="Times New Roman" w:eastAsia="Times New Roman" w:hAnsi="Times New Roman" w:cs="Times New Roman"/>
                <w:noProof/>
                <w:sz w:val="28"/>
                <w:szCs w:val="28"/>
              </w:rPr>
              <w:t>1.6 Принятие решений при планировании, разработке и тестировании ИT-проектов</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_Toc12283049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22</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50" w:history="1">
            <w:r w:rsidR="00DD0317" w:rsidRPr="00DD0317">
              <w:rPr>
                <w:rStyle w:val="af1"/>
                <w:rFonts w:ascii="Times New Roman" w:eastAsia="Times New Roman" w:hAnsi="Times New Roman" w:cs="Times New Roman"/>
                <w:noProof/>
                <w:sz w:val="28"/>
                <w:szCs w:val="28"/>
              </w:rPr>
              <w:t>1.7 Сбор данных для планирования, разработки и тестирования ИT-проектов</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_Toc12283050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24</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51" w:history="1">
            <w:r w:rsidR="00DD0317" w:rsidRPr="00DD0317">
              <w:rPr>
                <w:rStyle w:val="af1"/>
                <w:rFonts w:ascii="Times New Roman" w:eastAsia="Times New Roman" w:hAnsi="Times New Roman" w:cs="Times New Roman"/>
                <w:noProof/>
                <w:sz w:val="28"/>
                <w:szCs w:val="28"/>
              </w:rPr>
              <w:t>Выводы по главе 1</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_Toc12283051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27</w:t>
            </w:r>
            <w:r w:rsidRPr="00DD0317">
              <w:rPr>
                <w:rFonts w:ascii="Times New Roman" w:hAnsi="Times New Roman" w:cs="Times New Roman"/>
                <w:noProof/>
                <w:webHidden/>
                <w:sz w:val="28"/>
                <w:szCs w:val="28"/>
              </w:rPr>
              <w:fldChar w:fldCharType="end"/>
            </w:r>
          </w:hyperlink>
        </w:p>
        <w:p w:rsidR="00DD0317" w:rsidRPr="00DD0317" w:rsidRDefault="005130BD">
          <w:pPr>
            <w:pStyle w:val="10"/>
            <w:tabs>
              <w:tab w:val="right" w:leader="dot" w:pos="9350"/>
            </w:tabs>
            <w:rPr>
              <w:rFonts w:ascii="Times New Roman" w:eastAsiaTheme="minorEastAsia" w:hAnsi="Times New Roman" w:cs="Times New Roman"/>
              <w:noProof/>
              <w:sz w:val="28"/>
              <w:szCs w:val="28"/>
            </w:rPr>
          </w:pPr>
          <w:hyperlink w:anchor="_Toc12283052" w:history="1">
            <w:r w:rsidR="00DD0317" w:rsidRPr="00DD0317">
              <w:rPr>
                <w:rStyle w:val="af1"/>
                <w:rFonts w:ascii="Times New Roman" w:eastAsia="Times New Roman" w:hAnsi="Times New Roman" w:cs="Times New Roman"/>
                <w:noProof/>
                <w:sz w:val="28"/>
                <w:szCs w:val="28"/>
              </w:rPr>
              <w:t>ГЛАВА 2 МЕТРИКИ ПО ОБЕСПЕЧЕНИЮ КАЧЕСТВА ЭТАПА ТЕСТИРОВАНИЯ И ПРОГРАММНОГО ПРОДУКТА</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_Toc12283052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29</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53" w:history="1">
            <w:r w:rsidR="00DD0317" w:rsidRPr="00DD0317">
              <w:rPr>
                <w:rStyle w:val="af1"/>
                <w:rFonts w:ascii="Times New Roman" w:eastAsia="Times New Roman" w:hAnsi="Times New Roman" w:cs="Times New Roman"/>
                <w:noProof/>
                <w:sz w:val="28"/>
                <w:szCs w:val="28"/>
              </w:rPr>
              <w:t>2.1 Понятие качества программного продукта</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_Toc12283053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29</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54" w:history="1">
            <w:r w:rsidR="00DD0317" w:rsidRPr="00DD0317">
              <w:rPr>
                <w:rStyle w:val="af1"/>
                <w:rFonts w:ascii="Times New Roman" w:eastAsia="Times New Roman" w:hAnsi="Times New Roman" w:cs="Times New Roman"/>
                <w:noProof/>
                <w:sz w:val="28"/>
                <w:szCs w:val="28"/>
              </w:rPr>
              <w:t>2.2 Понятие и классификация метрик</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_Toc12283054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32</w:t>
            </w:r>
            <w:r w:rsidRPr="00DD0317">
              <w:rPr>
                <w:rFonts w:ascii="Times New Roman" w:hAnsi="Times New Roman" w:cs="Times New Roman"/>
                <w:noProof/>
                <w:webHidden/>
                <w:sz w:val="28"/>
                <w:szCs w:val="28"/>
              </w:rPr>
              <w:fldChar w:fldCharType="end"/>
            </w:r>
          </w:hyperlink>
        </w:p>
        <w:p w:rsidR="00DD0317" w:rsidRPr="00DD0317" w:rsidRDefault="005130BD">
          <w:pPr>
            <w:pStyle w:val="30"/>
            <w:tabs>
              <w:tab w:val="right" w:leader="dot" w:pos="9350"/>
            </w:tabs>
            <w:rPr>
              <w:rFonts w:ascii="Times New Roman" w:eastAsiaTheme="minorEastAsia" w:hAnsi="Times New Roman" w:cs="Times New Roman"/>
              <w:noProof/>
              <w:sz w:val="28"/>
              <w:szCs w:val="28"/>
            </w:rPr>
          </w:pPr>
          <w:hyperlink w:anchor="_Toc12283055" w:history="1">
            <w:r w:rsidR="00DD0317" w:rsidRPr="00DD0317">
              <w:rPr>
                <w:rStyle w:val="af1"/>
                <w:rFonts w:ascii="Times New Roman" w:hAnsi="Times New Roman" w:cs="Times New Roman"/>
                <w:noProof/>
                <w:sz w:val="28"/>
                <w:szCs w:val="28"/>
              </w:rPr>
              <w:t>2.2.1 Метрики по этапам тестирования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_Toc12283055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33</w:t>
            </w:r>
            <w:r w:rsidRPr="00DD0317">
              <w:rPr>
                <w:rFonts w:ascii="Times New Roman" w:hAnsi="Times New Roman" w:cs="Times New Roman"/>
                <w:noProof/>
                <w:webHidden/>
                <w:sz w:val="28"/>
                <w:szCs w:val="28"/>
              </w:rPr>
              <w:fldChar w:fldCharType="end"/>
            </w:r>
          </w:hyperlink>
        </w:p>
        <w:p w:rsidR="00DD0317" w:rsidRPr="00DD0317" w:rsidRDefault="005130BD">
          <w:pPr>
            <w:pStyle w:val="30"/>
            <w:tabs>
              <w:tab w:val="right" w:leader="dot" w:pos="9350"/>
            </w:tabs>
            <w:rPr>
              <w:rFonts w:ascii="Times New Roman" w:eastAsiaTheme="minorEastAsia" w:hAnsi="Times New Roman" w:cs="Times New Roman"/>
              <w:noProof/>
              <w:sz w:val="28"/>
              <w:szCs w:val="28"/>
            </w:rPr>
          </w:pPr>
          <w:hyperlink w:anchor="_Toc12283056" w:history="1">
            <w:r w:rsidR="00DD0317" w:rsidRPr="00DD0317">
              <w:rPr>
                <w:rStyle w:val="af1"/>
                <w:rFonts w:ascii="Times New Roman" w:hAnsi="Times New Roman" w:cs="Times New Roman"/>
                <w:noProof/>
                <w:sz w:val="28"/>
                <w:szCs w:val="28"/>
              </w:rPr>
              <w:t>2.2.2 Метрики по типам сущностей</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_Toc12283056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37</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57" w:history="1">
            <w:r w:rsidR="00DD0317" w:rsidRPr="00DD0317">
              <w:rPr>
                <w:rStyle w:val="af1"/>
                <w:rFonts w:ascii="Times New Roman" w:eastAsia="Times New Roman" w:hAnsi="Times New Roman" w:cs="Times New Roman"/>
                <w:noProof/>
                <w:sz w:val="28"/>
                <w:szCs w:val="28"/>
              </w:rPr>
              <w:t>2.3 Назначение и структура метрик</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_Toc12283057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42</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58" w:history="1">
            <w:r w:rsidR="00DD0317" w:rsidRPr="00DD0317">
              <w:rPr>
                <w:rStyle w:val="af1"/>
                <w:rFonts w:ascii="Times New Roman" w:eastAsia="Times New Roman" w:hAnsi="Times New Roman" w:cs="Times New Roman"/>
                <w:noProof/>
                <w:sz w:val="28"/>
                <w:szCs w:val="28"/>
              </w:rPr>
              <w:t>2.4 Пример вычисления значений расчетных метрик для проекта “Реализации БД “Опыт реализованных проектов”</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_Toc12283058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48</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59" w:history="1">
            <w:r w:rsidR="00DD0317" w:rsidRPr="00DD0317">
              <w:rPr>
                <w:rStyle w:val="af1"/>
                <w:rFonts w:ascii="Times New Roman" w:eastAsia="Times New Roman" w:hAnsi="Times New Roman" w:cs="Times New Roman"/>
                <w:noProof/>
                <w:sz w:val="28"/>
                <w:szCs w:val="28"/>
              </w:rPr>
              <w:t>2.4.1 Описание проекта</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_Toc12283059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48</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60" w:history="1">
            <w:r w:rsidR="00DD0317" w:rsidRPr="00DD0317">
              <w:rPr>
                <w:rStyle w:val="af1"/>
                <w:rFonts w:ascii="Times New Roman" w:eastAsia="Times New Roman" w:hAnsi="Times New Roman" w:cs="Times New Roman"/>
                <w:noProof/>
                <w:sz w:val="28"/>
                <w:szCs w:val="28"/>
              </w:rPr>
              <w:t>2.4.2 Выявление, расчет и применение метрик для проекта разрабатываемой БД</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_Toc12283060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51</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61" w:history="1">
            <w:r w:rsidR="00DD0317" w:rsidRPr="00DD0317">
              <w:rPr>
                <w:rStyle w:val="af1"/>
                <w:rFonts w:ascii="Times New Roman" w:eastAsia="Times New Roman" w:hAnsi="Times New Roman" w:cs="Times New Roman"/>
                <w:noProof/>
                <w:sz w:val="28"/>
                <w:szCs w:val="28"/>
              </w:rPr>
              <w:t>Выводы по главе 2</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_Toc12283061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54</w:t>
            </w:r>
            <w:r w:rsidRPr="00DD0317">
              <w:rPr>
                <w:rFonts w:ascii="Times New Roman" w:hAnsi="Times New Roman" w:cs="Times New Roman"/>
                <w:noProof/>
                <w:webHidden/>
                <w:sz w:val="28"/>
                <w:szCs w:val="28"/>
              </w:rPr>
              <w:fldChar w:fldCharType="end"/>
            </w:r>
          </w:hyperlink>
        </w:p>
        <w:p w:rsidR="00DD0317" w:rsidRPr="00DD0317" w:rsidRDefault="005130BD">
          <w:pPr>
            <w:pStyle w:val="10"/>
            <w:tabs>
              <w:tab w:val="right" w:leader="dot" w:pos="9350"/>
            </w:tabs>
            <w:rPr>
              <w:rFonts w:ascii="Times New Roman" w:eastAsiaTheme="minorEastAsia" w:hAnsi="Times New Roman" w:cs="Times New Roman"/>
              <w:noProof/>
              <w:sz w:val="28"/>
              <w:szCs w:val="28"/>
            </w:rPr>
          </w:pPr>
          <w:hyperlink w:anchor="_Toc12283062" w:history="1">
            <w:r w:rsidR="00DD0317" w:rsidRPr="00DD0317">
              <w:rPr>
                <w:rStyle w:val="af1"/>
                <w:rFonts w:ascii="Times New Roman" w:eastAsia="Times New Roman" w:hAnsi="Times New Roman" w:cs="Times New Roman"/>
                <w:noProof/>
                <w:sz w:val="28"/>
                <w:szCs w:val="28"/>
              </w:rPr>
              <w:t>ГЛАВА 3  РАЗРАБОТКА ПРОЕКТА ИНФОРМАЦИОННО-АНАЛИТИЧЕСКОЙ СИСТЕМЫ  УПРАВЛЕНИЯ ИТ-ПРОЕКТАМИ НА ЭТАПЕ ТЕСТИРОВАНИЯ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_Toc12283062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56</w:t>
            </w:r>
            <w:r w:rsidRPr="00DD0317">
              <w:rPr>
                <w:rFonts w:ascii="Times New Roman" w:hAnsi="Times New Roman" w:cs="Times New Roman"/>
                <w:noProof/>
                <w:webHidden/>
                <w:sz w:val="28"/>
                <w:szCs w:val="28"/>
              </w:rPr>
              <w:fldChar w:fldCharType="end"/>
            </w:r>
          </w:hyperlink>
          <w:bookmarkStart w:id="0" w:name="_GoBack"/>
          <w:bookmarkEnd w:id="0"/>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63" w:history="1">
            <w:r w:rsidR="00DD0317" w:rsidRPr="00DD0317">
              <w:rPr>
                <w:rStyle w:val="af1"/>
                <w:rFonts w:ascii="Times New Roman" w:eastAsia="Times New Roman" w:hAnsi="Times New Roman" w:cs="Times New Roman"/>
                <w:noProof/>
                <w:sz w:val="28"/>
                <w:szCs w:val="28"/>
              </w:rPr>
              <w:t>3.1 Метрики в управлении этапом тестирования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_Toc12283063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56</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64" w:history="1">
            <w:r w:rsidR="00DD0317" w:rsidRPr="00DD0317">
              <w:rPr>
                <w:rStyle w:val="af1"/>
                <w:rFonts w:ascii="Times New Roman" w:eastAsia="Times New Roman" w:hAnsi="Times New Roman" w:cs="Times New Roman"/>
                <w:noProof/>
                <w:sz w:val="28"/>
                <w:szCs w:val="28"/>
              </w:rPr>
              <w:t>3.2  Проект подсистемы информационно-аналитической системы управления ИТ-проектами на этапе тестирования для сбора, анализа выработки и мониторинга принятых решений и показателей качества</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_Toc12283064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57</w:t>
            </w:r>
            <w:r w:rsidRPr="00DD0317">
              <w:rPr>
                <w:rFonts w:ascii="Times New Roman" w:hAnsi="Times New Roman" w:cs="Times New Roman"/>
                <w:noProof/>
                <w:webHidden/>
                <w:sz w:val="28"/>
                <w:szCs w:val="28"/>
              </w:rPr>
              <w:fldChar w:fldCharType="end"/>
            </w:r>
          </w:hyperlink>
        </w:p>
        <w:p w:rsidR="00DD0317" w:rsidRPr="00DD0317" w:rsidRDefault="005130BD">
          <w:pPr>
            <w:pStyle w:val="30"/>
            <w:tabs>
              <w:tab w:val="right" w:leader="dot" w:pos="9350"/>
            </w:tabs>
            <w:rPr>
              <w:rFonts w:ascii="Times New Roman" w:eastAsiaTheme="minorEastAsia" w:hAnsi="Times New Roman" w:cs="Times New Roman"/>
              <w:noProof/>
              <w:sz w:val="28"/>
              <w:szCs w:val="28"/>
            </w:rPr>
          </w:pPr>
          <w:hyperlink w:anchor="_Toc12283065" w:history="1">
            <w:r w:rsidR="00DD0317" w:rsidRPr="00DD0317">
              <w:rPr>
                <w:rStyle w:val="af1"/>
                <w:rFonts w:ascii="Times New Roman" w:hAnsi="Times New Roman" w:cs="Times New Roman"/>
                <w:noProof/>
                <w:sz w:val="28"/>
                <w:szCs w:val="28"/>
              </w:rPr>
              <w:t>3.2.1 Архитектура подсистемы</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_Toc12283065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57</w:t>
            </w:r>
            <w:r w:rsidRPr="00DD0317">
              <w:rPr>
                <w:rFonts w:ascii="Times New Roman" w:hAnsi="Times New Roman" w:cs="Times New Roman"/>
                <w:noProof/>
                <w:webHidden/>
                <w:sz w:val="28"/>
                <w:szCs w:val="28"/>
              </w:rPr>
              <w:fldChar w:fldCharType="end"/>
            </w:r>
          </w:hyperlink>
        </w:p>
        <w:p w:rsidR="00DD0317" w:rsidRPr="00DD0317" w:rsidRDefault="005130BD">
          <w:pPr>
            <w:pStyle w:val="30"/>
            <w:tabs>
              <w:tab w:val="right" w:leader="dot" w:pos="9350"/>
            </w:tabs>
            <w:rPr>
              <w:rFonts w:ascii="Times New Roman" w:eastAsiaTheme="minorEastAsia" w:hAnsi="Times New Roman" w:cs="Times New Roman"/>
              <w:noProof/>
              <w:sz w:val="28"/>
              <w:szCs w:val="28"/>
            </w:rPr>
          </w:pPr>
          <w:hyperlink w:anchor="_Toc12283066" w:history="1">
            <w:r w:rsidR="00DD0317" w:rsidRPr="00DD0317">
              <w:rPr>
                <w:rStyle w:val="af1"/>
                <w:rFonts w:ascii="Times New Roman" w:hAnsi="Times New Roman" w:cs="Times New Roman"/>
                <w:noProof/>
                <w:sz w:val="28"/>
                <w:szCs w:val="28"/>
              </w:rPr>
              <w:t xml:space="preserve">3.2.2 </w:t>
            </w:r>
            <w:r w:rsidR="00DD0317" w:rsidRPr="00DD0317">
              <w:rPr>
                <w:rStyle w:val="af1"/>
                <w:rFonts w:ascii="Times New Roman" w:hAnsi="Times New Roman" w:cs="Times New Roman"/>
                <w:noProof/>
                <w:sz w:val="29"/>
                <w:szCs w:val="29"/>
              </w:rPr>
              <w:t>Проект базы данных “Опыт тестирования реализованных проектов”</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_Toc12283066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60</w:t>
            </w:r>
            <w:r w:rsidRPr="00DD0317">
              <w:rPr>
                <w:rFonts w:ascii="Times New Roman" w:hAnsi="Times New Roman" w:cs="Times New Roman"/>
                <w:noProof/>
                <w:webHidden/>
                <w:sz w:val="28"/>
                <w:szCs w:val="28"/>
              </w:rPr>
              <w:fldChar w:fldCharType="end"/>
            </w:r>
          </w:hyperlink>
        </w:p>
        <w:p w:rsidR="00DD0317" w:rsidRPr="00DD0317" w:rsidRDefault="005130BD">
          <w:pPr>
            <w:pStyle w:val="30"/>
            <w:tabs>
              <w:tab w:val="right" w:leader="dot" w:pos="9350"/>
            </w:tabs>
            <w:rPr>
              <w:rFonts w:ascii="Times New Roman" w:eastAsiaTheme="minorEastAsia" w:hAnsi="Times New Roman" w:cs="Times New Roman"/>
              <w:noProof/>
              <w:sz w:val="28"/>
              <w:szCs w:val="28"/>
            </w:rPr>
          </w:pPr>
          <w:hyperlink w:anchor="_Toc12283067" w:history="1">
            <w:r w:rsidR="00DD0317" w:rsidRPr="00DD0317">
              <w:rPr>
                <w:rStyle w:val="af1"/>
                <w:rFonts w:ascii="Times New Roman" w:hAnsi="Times New Roman" w:cs="Times New Roman"/>
                <w:noProof/>
                <w:sz w:val="28"/>
                <w:szCs w:val="28"/>
              </w:rPr>
              <w:t>3.2.3 Проект веб-приложения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_Toc12283067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69</w:t>
            </w:r>
            <w:r w:rsidRPr="00DD0317">
              <w:rPr>
                <w:rFonts w:ascii="Times New Roman" w:hAnsi="Times New Roman" w:cs="Times New Roman"/>
                <w:noProof/>
                <w:webHidden/>
                <w:sz w:val="28"/>
                <w:szCs w:val="28"/>
              </w:rPr>
              <w:fldChar w:fldCharType="end"/>
            </w:r>
          </w:hyperlink>
        </w:p>
        <w:p w:rsidR="00DD0317" w:rsidRPr="00DD0317" w:rsidRDefault="005130BD">
          <w:pPr>
            <w:pStyle w:val="30"/>
            <w:tabs>
              <w:tab w:val="right" w:leader="dot" w:pos="9350"/>
            </w:tabs>
            <w:rPr>
              <w:rFonts w:ascii="Times New Roman" w:eastAsiaTheme="minorEastAsia" w:hAnsi="Times New Roman" w:cs="Times New Roman"/>
              <w:noProof/>
              <w:sz w:val="28"/>
              <w:szCs w:val="28"/>
            </w:rPr>
          </w:pPr>
          <w:hyperlink w:anchor="_Toc12283068" w:history="1">
            <w:r w:rsidR="00DD0317" w:rsidRPr="00DD0317">
              <w:rPr>
                <w:rStyle w:val="af1"/>
                <w:rFonts w:ascii="Times New Roman" w:hAnsi="Times New Roman" w:cs="Times New Roman"/>
                <w:noProof/>
                <w:sz w:val="28"/>
                <w:szCs w:val="28"/>
              </w:rPr>
              <w:t>3.2.4 Проект аналитического модуля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_Toc12283068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76</w:t>
            </w:r>
            <w:r w:rsidRPr="00DD0317">
              <w:rPr>
                <w:rFonts w:ascii="Times New Roman" w:hAnsi="Times New Roman" w:cs="Times New Roman"/>
                <w:noProof/>
                <w:webHidden/>
                <w:sz w:val="28"/>
                <w:szCs w:val="28"/>
              </w:rPr>
              <w:fldChar w:fldCharType="end"/>
            </w:r>
          </w:hyperlink>
        </w:p>
        <w:p w:rsidR="00DD0317" w:rsidRPr="00DD0317" w:rsidRDefault="005130BD">
          <w:pPr>
            <w:pStyle w:val="30"/>
            <w:tabs>
              <w:tab w:val="right" w:leader="dot" w:pos="9350"/>
            </w:tabs>
            <w:rPr>
              <w:rFonts w:ascii="Times New Roman" w:eastAsiaTheme="minorEastAsia" w:hAnsi="Times New Roman" w:cs="Times New Roman"/>
              <w:noProof/>
              <w:sz w:val="28"/>
              <w:szCs w:val="28"/>
            </w:rPr>
          </w:pPr>
          <w:hyperlink w:anchor="_Toc12283069" w:history="1">
            <w:r w:rsidR="00DD0317" w:rsidRPr="00DD0317">
              <w:rPr>
                <w:rStyle w:val="af1"/>
                <w:rFonts w:ascii="Times New Roman" w:hAnsi="Times New Roman" w:cs="Times New Roman"/>
                <w:noProof/>
                <w:sz w:val="28"/>
                <w:szCs w:val="28"/>
              </w:rPr>
              <w:t>3.2.5 Бизнес требования к разработке</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_Toc12283069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78</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70" w:history="1">
            <w:r w:rsidR="00DD0317" w:rsidRPr="00DD0317">
              <w:rPr>
                <w:rStyle w:val="af1"/>
                <w:rFonts w:ascii="Times New Roman" w:eastAsia="Times New Roman" w:hAnsi="Times New Roman" w:cs="Times New Roman"/>
                <w:noProof/>
                <w:sz w:val="28"/>
                <w:szCs w:val="28"/>
              </w:rPr>
              <w:t>3.3 Место информационно-аналитической системы управления ИТ-проектами на этапе тестирования в управлении рисками в тестир</w:t>
            </w:r>
            <w:r w:rsidR="00DD0317" w:rsidRPr="00DD0317">
              <w:rPr>
                <w:rStyle w:val="af1"/>
                <w:rFonts w:ascii="Times New Roman" w:eastAsia="Times New Roman" w:hAnsi="Times New Roman" w:cs="Times New Roman"/>
                <w:noProof/>
                <w:sz w:val="28"/>
                <w:szCs w:val="28"/>
              </w:rPr>
              <w:t>о</w:t>
            </w:r>
            <w:r w:rsidR="00DD0317" w:rsidRPr="00DD0317">
              <w:rPr>
                <w:rStyle w:val="af1"/>
                <w:rFonts w:ascii="Times New Roman" w:eastAsia="Times New Roman" w:hAnsi="Times New Roman" w:cs="Times New Roman"/>
                <w:noProof/>
                <w:sz w:val="28"/>
                <w:szCs w:val="28"/>
              </w:rPr>
              <w:t>вании ПО.</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_Toc12283070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81</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71" w:history="1">
            <w:r w:rsidR="00DD0317" w:rsidRPr="00DD0317">
              <w:rPr>
                <w:rStyle w:val="af1"/>
                <w:rFonts w:ascii="Times New Roman" w:eastAsia="Times New Roman" w:hAnsi="Times New Roman" w:cs="Times New Roman"/>
                <w:noProof/>
                <w:sz w:val="28"/>
                <w:szCs w:val="28"/>
              </w:rPr>
              <w:t>Выводы по главе 3</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_Toc12283071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81</w:t>
            </w:r>
            <w:r w:rsidRPr="00DD0317">
              <w:rPr>
                <w:rFonts w:ascii="Times New Roman" w:hAnsi="Times New Roman" w:cs="Times New Roman"/>
                <w:noProof/>
                <w:webHidden/>
                <w:sz w:val="28"/>
                <w:szCs w:val="28"/>
              </w:rPr>
              <w:fldChar w:fldCharType="end"/>
            </w:r>
          </w:hyperlink>
        </w:p>
        <w:p w:rsidR="00DD0317" w:rsidRPr="00DD0317" w:rsidRDefault="005130BD">
          <w:pPr>
            <w:pStyle w:val="10"/>
            <w:tabs>
              <w:tab w:val="right" w:leader="dot" w:pos="9350"/>
            </w:tabs>
            <w:rPr>
              <w:rFonts w:ascii="Times New Roman" w:eastAsiaTheme="minorEastAsia" w:hAnsi="Times New Roman" w:cs="Times New Roman"/>
              <w:noProof/>
              <w:sz w:val="28"/>
              <w:szCs w:val="28"/>
            </w:rPr>
          </w:pPr>
          <w:hyperlink w:anchor="_Toc12283072" w:history="1">
            <w:r w:rsidR="00DD0317" w:rsidRPr="00DD0317">
              <w:rPr>
                <w:rStyle w:val="af1"/>
                <w:rFonts w:ascii="Times New Roman" w:eastAsia="Times New Roman" w:hAnsi="Times New Roman" w:cs="Times New Roman"/>
                <w:noProof/>
                <w:sz w:val="28"/>
                <w:szCs w:val="28"/>
              </w:rPr>
              <w:t>ЗАКЛЮЧЕНИЕ</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_Toc12283072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83</w:t>
            </w:r>
            <w:r w:rsidRPr="00DD0317">
              <w:rPr>
                <w:rFonts w:ascii="Times New Roman" w:hAnsi="Times New Roman" w:cs="Times New Roman"/>
                <w:noProof/>
                <w:webHidden/>
                <w:sz w:val="28"/>
                <w:szCs w:val="28"/>
              </w:rPr>
              <w:fldChar w:fldCharType="end"/>
            </w:r>
          </w:hyperlink>
        </w:p>
        <w:p w:rsidR="00DD0317" w:rsidRPr="00DD0317" w:rsidRDefault="005130BD">
          <w:pPr>
            <w:pStyle w:val="10"/>
            <w:tabs>
              <w:tab w:val="right" w:leader="dot" w:pos="9350"/>
            </w:tabs>
            <w:rPr>
              <w:rFonts w:ascii="Times New Roman" w:eastAsiaTheme="minorEastAsia" w:hAnsi="Times New Roman" w:cs="Times New Roman"/>
              <w:noProof/>
              <w:sz w:val="28"/>
              <w:szCs w:val="28"/>
            </w:rPr>
          </w:pPr>
          <w:hyperlink w:anchor="_Toc12283073" w:history="1">
            <w:r w:rsidR="00DD0317" w:rsidRPr="00DD0317">
              <w:rPr>
                <w:rStyle w:val="af1"/>
                <w:rFonts w:ascii="Times New Roman" w:eastAsia="Times New Roman" w:hAnsi="Times New Roman" w:cs="Times New Roman"/>
                <w:noProof/>
                <w:sz w:val="28"/>
                <w:szCs w:val="28"/>
              </w:rPr>
              <w:t>БИБЛИОГРАФИЧЕСКИЙ СПИСОК</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_Toc12283073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86</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74" w:history="1">
            <w:r w:rsidR="00DD0317" w:rsidRPr="00DD0317">
              <w:rPr>
                <w:rStyle w:val="af1"/>
                <w:rFonts w:ascii="Times New Roman" w:eastAsia="Times New Roman" w:hAnsi="Times New Roman" w:cs="Times New Roman"/>
                <w:noProof/>
                <w:sz w:val="28"/>
                <w:szCs w:val="28"/>
              </w:rPr>
              <w:t>Список использованных источников</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_Toc12283074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86</w:t>
            </w:r>
            <w:r w:rsidRPr="00DD0317">
              <w:rPr>
                <w:rFonts w:ascii="Times New Roman" w:hAnsi="Times New Roman" w:cs="Times New Roman"/>
                <w:noProof/>
                <w:webHidden/>
                <w:sz w:val="28"/>
                <w:szCs w:val="28"/>
              </w:rPr>
              <w:fldChar w:fldCharType="end"/>
            </w:r>
          </w:hyperlink>
        </w:p>
        <w:p w:rsidR="00DD0317" w:rsidRPr="00DD0317" w:rsidRDefault="005130BD">
          <w:pPr>
            <w:pStyle w:val="20"/>
            <w:tabs>
              <w:tab w:val="right" w:leader="dot" w:pos="9350"/>
            </w:tabs>
            <w:rPr>
              <w:rFonts w:ascii="Times New Roman" w:eastAsiaTheme="minorEastAsia" w:hAnsi="Times New Roman" w:cs="Times New Roman"/>
              <w:noProof/>
              <w:sz w:val="28"/>
              <w:szCs w:val="28"/>
            </w:rPr>
          </w:pPr>
          <w:hyperlink w:anchor="_Toc12283075" w:history="1">
            <w:r w:rsidR="00DD0317" w:rsidRPr="00DD0317">
              <w:rPr>
                <w:rStyle w:val="af1"/>
                <w:rFonts w:ascii="Times New Roman" w:eastAsia="Times New Roman" w:hAnsi="Times New Roman" w:cs="Times New Roman"/>
                <w:noProof/>
                <w:sz w:val="28"/>
                <w:szCs w:val="28"/>
              </w:rPr>
              <w:t>Список публикаций соискателя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_Toc12283075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88</w:t>
            </w:r>
            <w:r w:rsidRPr="00DD0317">
              <w:rPr>
                <w:rFonts w:ascii="Times New Roman" w:hAnsi="Times New Roman" w:cs="Times New Roman"/>
                <w:noProof/>
                <w:webHidden/>
                <w:sz w:val="28"/>
                <w:szCs w:val="28"/>
              </w:rPr>
              <w:fldChar w:fldCharType="end"/>
            </w:r>
          </w:hyperlink>
        </w:p>
        <w:p w:rsidR="00DD0317" w:rsidRDefault="005130BD">
          <w:pPr>
            <w:pStyle w:val="10"/>
            <w:tabs>
              <w:tab w:val="right" w:leader="dot" w:pos="9350"/>
            </w:tabs>
            <w:rPr>
              <w:rFonts w:asciiTheme="minorHAnsi" w:eastAsiaTheme="minorEastAsia" w:hAnsiTheme="minorHAnsi" w:cstheme="minorBidi"/>
              <w:noProof/>
            </w:rPr>
          </w:pPr>
          <w:hyperlink w:anchor="_Toc12283076" w:history="1">
            <w:r w:rsidR="00DD0317" w:rsidRPr="00DD0317">
              <w:rPr>
                <w:rStyle w:val="af1"/>
                <w:rFonts w:ascii="Times New Roman" w:eastAsia="Times New Roman" w:hAnsi="Times New Roman" w:cs="Times New Roman"/>
                <w:noProof/>
                <w:sz w:val="28"/>
                <w:szCs w:val="28"/>
              </w:rPr>
              <w:t>ПРИЛОЖЕНИЯ</w:t>
            </w:r>
            <w:r w:rsidR="00DD0317" w:rsidRPr="00DD0317">
              <w:rPr>
                <w:rFonts w:ascii="Times New Roman" w:hAnsi="Times New Roman" w:cs="Times New Roman"/>
                <w:noProof/>
                <w:webHidden/>
                <w:sz w:val="28"/>
                <w:szCs w:val="28"/>
              </w:rPr>
              <w:tab/>
            </w:r>
            <w:r w:rsidRPr="00DD0317">
              <w:rPr>
                <w:rFonts w:ascii="Times New Roman" w:hAnsi="Times New Roman" w:cs="Times New Roman"/>
                <w:noProof/>
                <w:webHidden/>
                <w:sz w:val="28"/>
                <w:szCs w:val="28"/>
              </w:rPr>
              <w:fldChar w:fldCharType="begin"/>
            </w:r>
            <w:r w:rsidR="00DD0317" w:rsidRPr="00DD0317">
              <w:rPr>
                <w:rFonts w:ascii="Times New Roman" w:hAnsi="Times New Roman" w:cs="Times New Roman"/>
                <w:noProof/>
                <w:webHidden/>
                <w:sz w:val="28"/>
                <w:szCs w:val="28"/>
              </w:rPr>
              <w:instrText xml:space="preserve"> PAGEREF _Toc12283076 \h </w:instrText>
            </w:r>
            <w:r w:rsidRPr="00DD0317">
              <w:rPr>
                <w:rFonts w:ascii="Times New Roman" w:hAnsi="Times New Roman" w:cs="Times New Roman"/>
                <w:noProof/>
                <w:webHidden/>
                <w:sz w:val="28"/>
                <w:szCs w:val="28"/>
              </w:rPr>
            </w:r>
            <w:r w:rsidRPr="00DD0317">
              <w:rPr>
                <w:rFonts w:ascii="Times New Roman" w:hAnsi="Times New Roman" w:cs="Times New Roman"/>
                <w:noProof/>
                <w:webHidden/>
                <w:sz w:val="28"/>
                <w:szCs w:val="28"/>
              </w:rPr>
              <w:fldChar w:fldCharType="separate"/>
            </w:r>
            <w:r w:rsidR="00DD0317">
              <w:rPr>
                <w:rFonts w:ascii="Times New Roman" w:hAnsi="Times New Roman" w:cs="Times New Roman"/>
                <w:noProof/>
                <w:webHidden/>
                <w:sz w:val="28"/>
                <w:szCs w:val="28"/>
              </w:rPr>
              <w:t>89</w:t>
            </w:r>
            <w:r w:rsidRPr="00DD0317">
              <w:rPr>
                <w:rFonts w:ascii="Times New Roman" w:hAnsi="Times New Roman" w:cs="Times New Roman"/>
                <w:noProof/>
                <w:webHidden/>
                <w:sz w:val="28"/>
                <w:szCs w:val="28"/>
              </w:rPr>
              <w:fldChar w:fldCharType="end"/>
            </w:r>
          </w:hyperlink>
        </w:p>
        <w:p w:rsidR="001F1620" w:rsidRPr="001F1620" w:rsidRDefault="005130BD">
          <w:pPr>
            <w:rPr>
              <w:rFonts w:ascii="Times New Roman" w:hAnsi="Times New Roman" w:cs="Times New Roman"/>
              <w:sz w:val="28"/>
              <w:szCs w:val="28"/>
            </w:rPr>
          </w:pPr>
          <w:r w:rsidRPr="001F1620">
            <w:rPr>
              <w:rFonts w:ascii="Times New Roman" w:hAnsi="Times New Roman" w:cs="Times New Roman"/>
              <w:bCs/>
              <w:noProof/>
              <w:sz w:val="28"/>
              <w:szCs w:val="28"/>
            </w:rPr>
            <w:fldChar w:fldCharType="end"/>
          </w:r>
        </w:p>
      </w:sdtContent>
    </w:sdt>
    <w:p w:rsidR="00550131" w:rsidRDefault="00550131">
      <w:pPr>
        <w:rPr>
          <w:rFonts w:ascii="Times New Roman" w:eastAsia="Times New Roman" w:hAnsi="Times New Roman" w:cs="Times New Roman"/>
          <w:sz w:val="28"/>
          <w:szCs w:val="28"/>
        </w:rPr>
      </w:pPr>
    </w:p>
    <w:p w:rsidR="00550131" w:rsidRDefault="001F1620">
      <w:r>
        <w:br/>
      </w:r>
    </w:p>
    <w:p w:rsidR="00550131" w:rsidRDefault="001F1620">
      <w:pPr>
        <w:rPr>
          <w:rFonts w:ascii="Times New Roman" w:eastAsia="Times New Roman" w:hAnsi="Times New Roman" w:cs="Times New Roman"/>
          <w:b/>
          <w:color w:val="000000"/>
          <w:sz w:val="32"/>
          <w:szCs w:val="32"/>
        </w:rPr>
      </w:pPr>
      <w:r>
        <w:br w:type="page"/>
      </w:r>
    </w:p>
    <w:p w:rsidR="00550131" w:rsidRDefault="001F1620">
      <w:pPr>
        <w:pStyle w:val="1"/>
        <w:rPr>
          <w:rFonts w:ascii="Times New Roman" w:eastAsia="Times New Roman" w:hAnsi="Times New Roman" w:cs="Times New Roman"/>
          <w:b/>
          <w:color w:val="000000"/>
        </w:rPr>
      </w:pPr>
      <w:bookmarkStart w:id="1" w:name="_Toc12283040"/>
      <w:r>
        <w:rPr>
          <w:rFonts w:ascii="Times New Roman" w:eastAsia="Times New Roman" w:hAnsi="Times New Roman" w:cs="Times New Roman"/>
          <w:b/>
          <w:color w:val="000000"/>
        </w:rPr>
        <w:lastRenderedPageBreak/>
        <w:t>ПЕРЕЧЕНЬ СОКРАЩЕНИЙ И УСЛОВНЫХ ОБОЗНАЧЕНИЙ</w:t>
      </w:r>
      <w:bookmarkEnd w:id="1"/>
    </w:p>
    <w:p w:rsidR="00550131" w:rsidRDefault="00550131">
      <w:pPr>
        <w:rPr>
          <w:rFonts w:ascii="Times New Roman" w:eastAsia="Times New Roman" w:hAnsi="Times New Roman" w:cs="Times New Roman"/>
          <w:sz w:val="32"/>
          <w:szCs w:val="32"/>
        </w:rPr>
      </w:pPr>
    </w:p>
    <w:p w:rsidR="00550131" w:rsidRDefault="001F162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БД – База данных</w:t>
      </w:r>
    </w:p>
    <w:p w:rsidR="00550131" w:rsidRDefault="001F162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ИС – Информационная система</w:t>
      </w:r>
    </w:p>
    <w:p w:rsidR="00550131" w:rsidRDefault="001F162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ПО – Программное обеспечение</w:t>
      </w:r>
    </w:p>
    <w:p w:rsidR="00550131" w:rsidRDefault="001F162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СУБД – Система управления базами данных</w:t>
      </w:r>
    </w:p>
    <w:p w:rsidR="00550131" w:rsidRDefault="001F162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82828"/>
          <w:sz w:val="28"/>
          <w:szCs w:val="28"/>
          <w:highlight w:val="white"/>
        </w:rPr>
        <w:t>БД</w:t>
      </w:r>
      <w:r>
        <w:rPr>
          <w:rFonts w:ascii="Times New Roman" w:eastAsia="Times New Roman" w:hAnsi="Times New Roman" w:cs="Times New Roman"/>
          <w:b/>
          <w:color w:val="282828"/>
          <w:sz w:val="28"/>
          <w:szCs w:val="28"/>
          <w:highlight w:val="white"/>
        </w:rPr>
        <w:t xml:space="preserve"> </w:t>
      </w:r>
      <w:r>
        <w:rPr>
          <w:rFonts w:ascii="Times New Roman" w:eastAsia="Times New Roman" w:hAnsi="Times New Roman" w:cs="Times New Roman"/>
          <w:color w:val="282828"/>
          <w:sz w:val="28"/>
          <w:szCs w:val="28"/>
          <w:highlight w:val="white"/>
        </w:rPr>
        <w:t>–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550131" w:rsidRDefault="001F1620">
      <w:pPr>
        <w:spacing w:after="0" w:line="360"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ИТ – Информационные технологии</w:t>
      </w:r>
    </w:p>
    <w:p w:rsidR="00550131" w:rsidRDefault="001F1620">
      <w:pPr>
        <w:spacing w:after="0" w:line="360"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ТС – Тест кейс</w:t>
      </w:r>
    </w:p>
    <w:p w:rsidR="00550131" w:rsidRDefault="001F1620">
      <w:pPr>
        <w:rPr>
          <w:rFonts w:ascii="Times New Roman" w:eastAsia="Times New Roman" w:hAnsi="Times New Roman" w:cs="Times New Roman"/>
          <w:b/>
          <w:color w:val="000000"/>
          <w:sz w:val="32"/>
          <w:szCs w:val="32"/>
        </w:rPr>
      </w:pPr>
      <w:r>
        <w:br w:type="page"/>
      </w:r>
    </w:p>
    <w:p w:rsidR="00550131" w:rsidRDefault="001F1620">
      <w:pPr>
        <w:pStyle w:val="1"/>
        <w:jc w:val="center"/>
        <w:rPr>
          <w:rFonts w:ascii="Times New Roman" w:eastAsia="Times New Roman" w:hAnsi="Times New Roman" w:cs="Times New Roman"/>
          <w:b/>
          <w:color w:val="000000"/>
        </w:rPr>
      </w:pPr>
      <w:bookmarkStart w:id="2" w:name="_Toc12283041"/>
      <w:r>
        <w:rPr>
          <w:rFonts w:ascii="Times New Roman" w:eastAsia="Times New Roman" w:hAnsi="Times New Roman" w:cs="Times New Roman"/>
          <w:b/>
          <w:color w:val="000000"/>
        </w:rPr>
        <w:lastRenderedPageBreak/>
        <w:t>ВВЕДЕНИЕ</w:t>
      </w:r>
      <w:bookmarkEnd w:id="2"/>
    </w:p>
    <w:p w:rsidR="00550131" w:rsidRDefault="00550131">
      <w:pPr>
        <w:rPr>
          <w:rFonts w:ascii="Times New Roman" w:eastAsia="Times New Roman" w:hAnsi="Times New Roman" w:cs="Times New Roman"/>
          <w:sz w:val="32"/>
          <w:szCs w:val="32"/>
        </w:rPr>
      </w:pPr>
    </w:p>
    <w:p w:rsidR="00550131" w:rsidRDefault="001F162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sz w:val="28"/>
          <w:szCs w:val="28"/>
        </w:rPr>
        <w:t>Актуальность темы достаточно очевидна, так как у</w:t>
      </w:r>
      <w:r>
        <w:rPr>
          <w:rFonts w:ascii="Times New Roman" w:eastAsia="Times New Roman" w:hAnsi="Times New Roman" w:cs="Times New Roman"/>
          <w:sz w:val="28"/>
          <w:szCs w:val="28"/>
        </w:rPr>
        <w:t xml:space="preserve">правление проектами является неотъемлемой частью повседневной деятельности руководителей ИТ-компаний. </w:t>
      </w:r>
      <w:ins w:id="3" w:author="Ольга" w:date="2019-06-25T07:44:00Z">
        <w:r w:rsidR="006F2B77">
          <w:rPr>
            <w:rFonts w:ascii="Times New Roman" w:eastAsia="Times New Roman" w:hAnsi="Times New Roman" w:cs="Times New Roman"/>
            <w:sz w:val="28"/>
            <w:szCs w:val="28"/>
          </w:rPr>
          <w:t xml:space="preserve">Выработка </w:t>
        </w:r>
      </w:ins>
      <w:ins w:id="4" w:author="Ольга" w:date="2019-06-25T07:45:00Z">
        <w:r w:rsidR="006F2B77">
          <w:rPr>
            <w:rFonts w:ascii="Times New Roman" w:eastAsia="Times New Roman" w:hAnsi="Times New Roman" w:cs="Times New Roman"/>
            <w:sz w:val="28"/>
            <w:szCs w:val="28"/>
          </w:rPr>
          <w:t xml:space="preserve">эффективных </w:t>
        </w:r>
      </w:ins>
      <w:ins w:id="5" w:author="Ольга" w:date="2019-06-25T07:44:00Z">
        <w:r w:rsidR="006F2B77">
          <w:rPr>
            <w:rFonts w:ascii="Times New Roman" w:eastAsia="Times New Roman" w:hAnsi="Times New Roman" w:cs="Times New Roman"/>
            <w:sz w:val="28"/>
            <w:szCs w:val="28"/>
          </w:rPr>
          <w:t>решений по управлению проектами</w:t>
        </w:r>
      </w:ins>
      <w:ins w:id="6" w:author="Ольга" w:date="2019-06-25T07:45:00Z">
        <w:r w:rsidR="006F2B77">
          <w:rPr>
            <w:rFonts w:ascii="Times New Roman" w:eastAsia="Times New Roman" w:hAnsi="Times New Roman" w:cs="Times New Roman"/>
            <w:sz w:val="28"/>
            <w:szCs w:val="28"/>
          </w:rPr>
          <w:t xml:space="preserve"> требует </w:t>
        </w:r>
      </w:ins>
      <w:ins w:id="7" w:author="Ольга" w:date="2019-06-25T07:46:00Z">
        <w:r w:rsidR="006F2B77">
          <w:rPr>
            <w:rFonts w:ascii="Times New Roman" w:eastAsia="Times New Roman" w:hAnsi="Times New Roman" w:cs="Times New Roman"/>
            <w:sz w:val="28"/>
            <w:szCs w:val="28"/>
          </w:rPr>
          <w:t xml:space="preserve">обоснованных измерителей качества процесса и продукта, </w:t>
        </w:r>
      </w:ins>
      <w:ins w:id="8" w:author="Ольга" w:date="2019-06-25T07:45:00Z">
        <w:r w:rsidR="006F2B77">
          <w:rPr>
            <w:rFonts w:ascii="Times New Roman" w:eastAsia="Times New Roman" w:hAnsi="Times New Roman" w:cs="Times New Roman"/>
            <w:sz w:val="28"/>
            <w:szCs w:val="28"/>
          </w:rPr>
          <w:t>обработки большого количества разнородной информации с целью извлечения из нее знаний</w:t>
        </w:r>
      </w:ins>
      <w:ins w:id="9" w:author="Ольга" w:date="2019-06-25T07:47:00Z">
        <w:r w:rsidR="006F2B77">
          <w:rPr>
            <w:rFonts w:ascii="Times New Roman" w:eastAsia="Times New Roman" w:hAnsi="Times New Roman" w:cs="Times New Roman"/>
            <w:sz w:val="28"/>
            <w:szCs w:val="28"/>
          </w:rPr>
          <w:t xml:space="preserve">. </w:t>
        </w:r>
      </w:ins>
      <w:ins w:id="10" w:author="Ольга" w:date="2019-06-25T07:48:00Z">
        <w:r w:rsidR="00247DBF">
          <w:rPr>
            <w:rFonts w:ascii="Times New Roman" w:eastAsia="Times New Roman" w:hAnsi="Times New Roman" w:cs="Times New Roman"/>
            <w:sz w:val="28"/>
            <w:szCs w:val="28"/>
          </w:rPr>
          <w:t>П</w:t>
        </w:r>
      </w:ins>
      <w:del w:id="11" w:author="Ольга" w:date="2019-06-25T07:47:00Z">
        <w:r w:rsidDel="006F2B77">
          <w:rPr>
            <w:rFonts w:ascii="Times New Roman" w:eastAsia="Times New Roman" w:hAnsi="Times New Roman" w:cs="Times New Roman"/>
            <w:sz w:val="28"/>
            <w:szCs w:val="28"/>
            <w:highlight w:val="white"/>
          </w:rPr>
          <w:delText>П</w:delText>
        </w:r>
      </w:del>
      <w:r>
        <w:rPr>
          <w:rFonts w:ascii="Times New Roman" w:eastAsia="Times New Roman" w:hAnsi="Times New Roman" w:cs="Times New Roman"/>
          <w:sz w:val="28"/>
          <w:szCs w:val="28"/>
          <w:highlight w:val="white"/>
        </w:rPr>
        <w:t xml:space="preserve">рименение </w:t>
      </w:r>
      <w:del w:id="12" w:author="Ольга" w:date="2019-06-25T07:41:00Z">
        <w:r w:rsidDel="006F2B77">
          <w:rPr>
            <w:rFonts w:ascii="Times New Roman" w:eastAsia="Times New Roman" w:hAnsi="Times New Roman" w:cs="Times New Roman"/>
            <w:sz w:val="28"/>
            <w:szCs w:val="28"/>
            <w:highlight w:val="white"/>
          </w:rPr>
          <w:delText xml:space="preserve">научно </w:delText>
        </w:r>
      </w:del>
      <w:ins w:id="13" w:author="Ольга" w:date="2019-06-25T07:41:00Z">
        <w:r w:rsidR="006F2B77">
          <w:rPr>
            <w:rFonts w:ascii="Times New Roman" w:eastAsia="Times New Roman" w:hAnsi="Times New Roman" w:cs="Times New Roman"/>
            <w:sz w:val="28"/>
            <w:szCs w:val="28"/>
            <w:highlight w:val="white"/>
          </w:rPr>
          <w:t xml:space="preserve">в </w:t>
        </w:r>
      </w:ins>
      <w:ins w:id="14" w:author="Ольга" w:date="2019-06-25T07:47:00Z">
        <w:r w:rsidR="006F2B77">
          <w:rPr>
            <w:rFonts w:ascii="Times New Roman" w:eastAsia="Times New Roman" w:hAnsi="Times New Roman" w:cs="Times New Roman"/>
            <w:sz w:val="28"/>
            <w:szCs w:val="28"/>
            <w:highlight w:val="white"/>
          </w:rPr>
          <w:t>процессе управления проектами обоснованных методов измерения</w:t>
        </w:r>
      </w:ins>
      <w:ins w:id="15" w:author="Ольга" w:date="2019-06-25T07:48:00Z">
        <w:r w:rsidR="006F2B77">
          <w:rPr>
            <w:rFonts w:ascii="Times New Roman" w:eastAsia="Times New Roman" w:hAnsi="Times New Roman" w:cs="Times New Roman"/>
            <w:sz w:val="28"/>
            <w:szCs w:val="28"/>
            <w:highlight w:val="white"/>
          </w:rPr>
          <w:t>,</w:t>
        </w:r>
      </w:ins>
      <w:ins w:id="16" w:author="Ольга" w:date="2019-06-25T07:47:00Z">
        <w:r w:rsidR="006F2B77">
          <w:rPr>
            <w:rFonts w:ascii="Times New Roman" w:eastAsia="Times New Roman" w:hAnsi="Times New Roman" w:cs="Times New Roman"/>
            <w:sz w:val="28"/>
            <w:szCs w:val="28"/>
            <w:highlight w:val="white"/>
          </w:rPr>
          <w:t xml:space="preserve"> </w:t>
        </w:r>
      </w:ins>
      <w:del w:id="17" w:author="Ольга" w:date="2019-06-25T07:41:00Z">
        <w:r w:rsidDel="006F2B77">
          <w:rPr>
            <w:rFonts w:ascii="Times New Roman" w:eastAsia="Times New Roman" w:hAnsi="Times New Roman" w:cs="Times New Roman"/>
            <w:sz w:val="28"/>
            <w:szCs w:val="28"/>
            <w:highlight w:val="white"/>
          </w:rPr>
          <w:delText xml:space="preserve">обоснованных моделей </w:delText>
        </w:r>
      </w:del>
      <w:del w:id="18" w:author="Ольга" w:date="2019-06-25T07:47:00Z">
        <w:r w:rsidDel="006F2B77">
          <w:rPr>
            <w:rFonts w:ascii="Times New Roman" w:eastAsia="Times New Roman" w:hAnsi="Times New Roman" w:cs="Times New Roman"/>
            <w:sz w:val="28"/>
            <w:szCs w:val="28"/>
            <w:highlight w:val="white"/>
          </w:rPr>
          <w:delText>приняти</w:delText>
        </w:r>
      </w:del>
      <w:del w:id="19" w:author="Ольга" w:date="2019-06-25T07:41:00Z">
        <w:r w:rsidDel="006F2B77">
          <w:rPr>
            <w:rFonts w:ascii="Times New Roman" w:eastAsia="Times New Roman" w:hAnsi="Times New Roman" w:cs="Times New Roman"/>
            <w:sz w:val="28"/>
            <w:szCs w:val="28"/>
            <w:highlight w:val="white"/>
          </w:rPr>
          <w:delText>я</w:delText>
        </w:r>
      </w:del>
      <w:del w:id="20" w:author="Ольга" w:date="2019-06-25T07:47:00Z">
        <w:r w:rsidDel="006F2B77">
          <w:rPr>
            <w:rFonts w:ascii="Times New Roman" w:eastAsia="Times New Roman" w:hAnsi="Times New Roman" w:cs="Times New Roman"/>
            <w:sz w:val="28"/>
            <w:szCs w:val="28"/>
            <w:highlight w:val="white"/>
          </w:rPr>
          <w:delText xml:space="preserve"> решений</w:delText>
        </w:r>
      </w:del>
      <w:ins w:id="21" w:author="Ольга" w:date="2019-06-25T07:42:00Z">
        <w:r w:rsidR="006F2B77">
          <w:rPr>
            <w:rFonts w:ascii="Times New Roman" w:eastAsia="Times New Roman" w:hAnsi="Times New Roman" w:cs="Times New Roman"/>
            <w:sz w:val="28"/>
            <w:szCs w:val="28"/>
            <w:highlight w:val="white"/>
          </w:rPr>
          <w:t>интеллектуального анализа данных</w:t>
        </w:r>
      </w:ins>
      <w:r>
        <w:rPr>
          <w:rFonts w:ascii="Times New Roman" w:eastAsia="Times New Roman" w:hAnsi="Times New Roman" w:cs="Times New Roman"/>
          <w:sz w:val="28"/>
          <w:szCs w:val="28"/>
          <w:highlight w:val="white"/>
        </w:rPr>
        <w:t xml:space="preserve"> и </w:t>
      </w:r>
      <w:del w:id="22" w:author="Ольга" w:date="2019-06-25T07:40:00Z">
        <w:r w:rsidDel="006F2B77">
          <w:rPr>
            <w:rFonts w:ascii="Times New Roman" w:eastAsia="Times New Roman" w:hAnsi="Times New Roman" w:cs="Times New Roman"/>
            <w:sz w:val="28"/>
            <w:szCs w:val="28"/>
            <w:highlight w:val="white"/>
          </w:rPr>
          <w:delText xml:space="preserve"> </w:delText>
        </w:r>
      </w:del>
      <w:r>
        <w:rPr>
          <w:rFonts w:ascii="Times New Roman" w:eastAsia="Times New Roman" w:hAnsi="Times New Roman" w:cs="Times New Roman"/>
          <w:sz w:val="28"/>
          <w:szCs w:val="28"/>
        </w:rPr>
        <w:t>прикладного программного обеспечения</w:t>
      </w:r>
      <w:ins w:id="23" w:author="Ольга" w:date="2019-06-25T07:48:00Z">
        <w:r w:rsidR="00247DBF">
          <w:rPr>
            <w:rFonts w:ascii="Times New Roman" w:eastAsia="Times New Roman" w:hAnsi="Times New Roman" w:cs="Times New Roman"/>
            <w:sz w:val="28"/>
            <w:szCs w:val="28"/>
          </w:rPr>
          <w:t xml:space="preserve"> для работы с данными</w:t>
        </w:r>
      </w:ins>
      <w:del w:id="24" w:author="Ольга" w:date="2019-06-25T07:48:00Z">
        <w:r w:rsidDel="00247DBF">
          <w:rPr>
            <w:rFonts w:ascii="Times New Roman" w:eastAsia="Times New Roman" w:hAnsi="Times New Roman" w:cs="Times New Roman"/>
            <w:sz w:val="28"/>
            <w:szCs w:val="28"/>
            <w:highlight w:val="white"/>
          </w:rPr>
          <w:delText xml:space="preserve"> для управления проектами</w:delText>
        </w:r>
      </w:del>
      <w:r>
        <w:rPr>
          <w:rFonts w:ascii="Times New Roman" w:eastAsia="Times New Roman" w:hAnsi="Times New Roman" w:cs="Times New Roman"/>
          <w:sz w:val="28"/>
          <w:szCs w:val="28"/>
          <w:highlight w:val="white"/>
        </w:rPr>
        <w:t xml:space="preserve"> позволяет рационально планировать инвестиционную деятельность, оптимизировать использование имеющихся ресурсов и избегать конфликтных ситуаций, контролировать исполнение составленного плана, анализировать фактические показатели и вносить своевременную коррекцию в ход работ, накапливать, анализировать и использовать в дальнейшем опыт реализованных проектов.  </w:t>
      </w:r>
    </w:p>
    <w:p w:rsidR="00247DBF" w:rsidDel="00247DBF" w:rsidRDefault="001F1620" w:rsidP="00247DBF">
      <w:pPr>
        <w:spacing w:after="0" w:line="276" w:lineRule="auto"/>
        <w:ind w:firstLine="709"/>
        <w:jc w:val="both"/>
        <w:rPr>
          <w:del w:id="25" w:author="Ольга" w:date="2019-06-25T07:53:00Z"/>
          <w:rFonts w:ascii="Times New Roman" w:eastAsia="Times New Roman" w:hAnsi="Times New Roman" w:cs="Times New Roman"/>
          <w:sz w:val="28"/>
          <w:szCs w:val="28"/>
        </w:rPr>
        <w:pPrChange w:id="26" w:author="Ольга" w:date="2019-06-25T07:53:00Z">
          <w:pPr>
            <w:spacing w:after="0" w:line="276" w:lineRule="auto"/>
            <w:ind w:firstLine="709"/>
            <w:jc w:val="both"/>
          </w:pPr>
        </w:pPrChange>
      </w:pPr>
      <w:r>
        <w:rPr>
          <w:rFonts w:ascii="Times New Roman" w:eastAsia="Times New Roman" w:hAnsi="Times New Roman" w:cs="Times New Roman"/>
          <w:sz w:val="28"/>
          <w:szCs w:val="28"/>
          <w:highlight w:val="white"/>
        </w:rPr>
        <w:t xml:space="preserve">В настоящее время в существующих информационных системах управления проектами недостаточно представлена подсистема управления </w:t>
      </w:r>
      <w:del w:id="27" w:author="Ольга" w:date="2019-06-25T07:49:00Z">
        <w:r w:rsidDel="00247DBF">
          <w:rPr>
            <w:rFonts w:ascii="Times New Roman" w:eastAsia="Times New Roman" w:hAnsi="Times New Roman" w:cs="Times New Roman"/>
            <w:sz w:val="28"/>
            <w:szCs w:val="28"/>
          </w:rPr>
          <w:delText>IT</w:delText>
        </w:r>
      </w:del>
      <w:ins w:id="28" w:author="Ольга" w:date="2019-06-25T07:49:00Z">
        <w:r w:rsidR="00247DBF">
          <w:rPr>
            <w:rFonts w:ascii="Times New Roman" w:eastAsia="Times New Roman" w:hAnsi="Times New Roman" w:cs="Times New Roman"/>
            <w:sz w:val="28"/>
            <w:szCs w:val="28"/>
          </w:rPr>
          <w:t>ИТ</w:t>
        </w:r>
      </w:ins>
      <w:r>
        <w:rPr>
          <w:rFonts w:ascii="Times New Roman" w:eastAsia="Times New Roman" w:hAnsi="Times New Roman" w:cs="Times New Roman"/>
          <w:sz w:val="28"/>
          <w:szCs w:val="28"/>
        </w:rPr>
        <w:t>-проектами на этапе тестирования: нет однозначного понимания состава и принципов расчета системы показателей для оценки качества этапа тестирования, не в полной мере ведется сбор и хранение исторической информации о факторах и показателях процесса тестирования и его результатах, не</w:t>
      </w:r>
      <w:ins w:id="29" w:author="Ольга" w:date="2019-06-25T07:49:00Z">
        <w:r w:rsidR="00247DBF">
          <w:rPr>
            <w:rFonts w:ascii="Times New Roman" w:eastAsia="Times New Roman" w:hAnsi="Times New Roman" w:cs="Times New Roman"/>
            <w:sz w:val="28"/>
            <w:szCs w:val="28"/>
          </w:rPr>
          <w:t xml:space="preserve"> в полной мере</w:t>
        </w:r>
      </w:ins>
      <w:r>
        <w:rPr>
          <w:rFonts w:ascii="Times New Roman" w:eastAsia="Times New Roman" w:hAnsi="Times New Roman" w:cs="Times New Roman"/>
          <w:sz w:val="28"/>
          <w:szCs w:val="28"/>
        </w:rPr>
        <w:t xml:space="preserve"> используются </w:t>
      </w:r>
      <w:del w:id="30" w:author="Ольга" w:date="2019-06-25T07:49:00Z">
        <w:r w:rsidDel="00247DBF">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научно обоснованные методы анализа данных для выработки обоснованных стратегий тестирования и оперативного управления на этапе тестирования.</w:t>
      </w:r>
      <w:ins w:id="31" w:author="Ольга" w:date="2019-06-25T07:53:00Z">
        <w:r w:rsidR="00247DBF">
          <w:rPr>
            <w:rFonts w:ascii="Times New Roman" w:eastAsia="Times New Roman" w:hAnsi="Times New Roman" w:cs="Times New Roman"/>
            <w:sz w:val="28"/>
            <w:szCs w:val="28"/>
          </w:rPr>
          <w:t xml:space="preserve"> О</w:t>
        </w:r>
      </w:ins>
      <w:moveToRangeStart w:id="32" w:author="Ольга" w:date="2019-06-25T07:53:00Z" w:name="move12341600"/>
      <w:moveTo w:id="33" w:author="Ольга" w:date="2019-06-25T07:53:00Z">
        <w:del w:id="34" w:author="Ольга" w:date="2019-06-25T07:53:00Z">
          <w:r w:rsidR="00247DBF" w:rsidDel="00247DBF">
            <w:rPr>
              <w:rFonts w:ascii="Times New Roman" w:eastAsia="Times New Roman" w:hAnsi="Times New Roman" w:cs="Times New Roman"/>
              <w:sz w:val="28"/>
              <w:szCs w:val="28"/>
            </w:rPr>
            <w:delText>В настоящее время о</w:delText>
          </w:r>
        </w:del>
        <w:r w:rsidR="00247DBF">
          <w:rPr>
            <w:rFonts w:ascii="Times New Roman" w:eastAsia="Times New Roman" w:hAnsi="Times New Roman" w:cs="Times New Roman"/>
            <w:sz w:val="28"/>
            <w:szCs w:val="28"/>
          </w:rPr>
          <w:t>пыт и польза применения метрик на этапе тестирования недостаточно выявлены. Это обусловлено отсутствием единой базы систематизации накопленных знаний и результатов применения метрик. Отсутствует в полной мере разделение и группировка метрик по различным признакам. Что, в свою очередь, затрудняет понимание и назначение тех или иных метрик.</w:t>
        </w:r>
      </w:moveTo>
    </w:p>
    <w:moveToRangeEnd w:id="32"/>
    <w:p w:rsidR="00247DBF" w:rsidRDefault="00247DBF" w:rsidP="00247DBF">
      <w:pPr>
        <w:spacing w:after="0" w:line="276" w:lineRule="auto"/>
        <w:ind w:firstLine="709"/>
        <w:jc w:val="both"/>
        <w:rPr>
          <w:rFonts w:ascii="Times New Roman" w:eastAsia="Times New Roman" w:hAnsi="Times New Roman" w:cs="Times New Roman"/>
          <w:sz w:val="28"/>
          <w:szCs w:val="28"/>
        </w:rPr>
      </w:pPr>
    </w:p>
    <w:p w:rsidR="00247DBF" w:rsidRDefault="00247DBF" w:rsidP="00247DBF">
      <w:pPr>
        <w:spacing w:after="0" w:line="276" w:lineRule="auto"/>
        <w:ind w:firstLine="709"/>
        <w:jc w:val="both"/>
        <w:rPr>
          <w:rFonts w:ascii="Times New Roman" w:eastAsia="Times New Roman" w:hAnsi="Times New Roman" w:cs="Times New Roman"/>
          <w:sz w:val="28"/>
          <w:szCs w:val="28"/>
        </w:rPr>
      </w:pPr>
      <w:moveToRangeStart w:id="35" w:author="Ольга" w:date="2019-06-25T07:54:00Z" w:name="move12341674"/>
      <w:moveTo w:id="36" w:author="Ольга" w:date="2019-06-25T07:54:00Z">
        <w:r>
          <w:rPr>
            <w:rFonts w:ascii="Times New Roman" w:eastAsia="Times New Roman" w:hAnsi="Times New Roman" w:cs="Times New Roman"/>
            <w:sz w:val="28"/>
            <w:szCs w:val="28"/>
          </w:rPr>
          <w:t xml:space="preserve">Таким образом, система управления проектами является одной из важнейших компонентов всей системы управления организацией, а вопрос создания информационно-аналитической системы управления ИТ-проектами на этапе тестирования остается актуальным. </w:t>
        </w:r>
      </w:moveTo>
    </w:p>
    <w:moveToRangeEnd w:id="35"/>
    <w:p w:rsidR="00550131" w:rsidRDefault="001F162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Разработка и программная реализация информационно-аналитической системы управления </w:t>
      </w:r>
      <w:r>
        <w:rPr>
          <w:rFonts w:ascii="Times New Roman" w:eastAsia="Times New Roman" w:hAnsi="Times New Roman" w:cs="Times New Roman"/>
          <w:sz w:val="28"/>
          <w:szCs w:val="28"/>
        </w:rPr>
        <w:t>ИТ</w:t>
      </w:r>
      <w:r>
        <w:rPr>
          <w:rFonts w:ascii="Times New Roman" w:eastAsia="Times New Roman" w:hAnsi="Times New Roman" w:cs="Times New Roman"/>
          <w:sz w:val="28"/>
          <w:szCs w:val="28"/>
          <w:highlight w:val="white"/>
        </w:rPr>
        <w:t>-проектами на этапе тестирования</w:t>
      </w:r>
      <w:ins w:id="37" w:author="Ольга" w:date="2019-06-25T07:53:00Z">
        <w:r w:rsidR="00247DBF">
          <w:rPr>
            <w:rFonts w:ascii="Times New Roman" w:eastAsia="Times New Roman" w:hAnsi="Times New Roman" w:cs="Times New Roman"/>
            <w:sz w:val="28"/>
            <w:szCs w:val="28"/>
            <w:highlight w:val="white"/>
          </w:rPr>
          <w:t xml:space="preserve"> на основе метрик</w:t>
        </w:r>
      </w:ins>
      <w:r>
        <w:rPr>
          <w:rFonts w:ascii="Times New Roman" w:eastAsia="Times New Roman" w:hAnsi="Times New Roman" w:cs="Times New Roman"/>
          <w:sz w:val="28"/>
          <w:szCs w:val="28"/>
          <w:highlight w:val="white"/>
        </w:rPr>
        <w:t xml:space="preserve"> позволит накапливать информацию об опыте реализации проектов в конкретной </w:t>
      </w:r>
      <w:r>
        <w:rPr>
          <w:rFonts w:ascii="Times New Roman" w:eastAsia="Times New Roman" w:hAnsi="Times New Roman" w:cs="Times New Roman"/>
          <w:sz w:val="28"/>
          <w:szCs w:val="28"/>
        </w:rPr>
        <w:t>ИТ-компани</w:t>
      </w:r>
      <w:del w:id="38" w:author="Ольга" w:date="2019-06-25T07:50:00Z">
        <w:r w:rsidDel="00247DBF">
          <w:rPr>
            <w:rFonts w:ascii="Times New Roman" w:eastAsia="Times New Roman" w:hAnsi="Times New Roman" w:cs="Times New Roman"/>
            <w:sz w:val="28"/>
            <w:szCs w:val="28"/>
          </w:rPr>
          <w:delText>й</w:delText>
        </w:r>
      </w:del>
      <w:ins w:id="39" w:author="Ольга" w:date="2019-06-25T07:50:00Z">
        <w:r w:rsidR="00247DBF">
          <w:rPr>
            <w:rFonts w:ascii="Times New Roman" w:eastAsia="Times New Roman" w:hAnsi="Times New Roman" w:cs="Times New Roman"/>
            <w:sz w:val="28"/>
            <w:szCs w:val="28"/>
          </w:rPr>
          <w:t>и</w:t>
        </w:r>
      </w:ins>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на основе</w:t>
      </w:r>
      <w:r>
        <w:rPr>
          <w:rFonts w:ascii="Times New Roman" w:eastAsia="Times New Roman" w:hAnsi="Times New Roman" w:cs="Times New Roman"/>
          <w:sz w:val="28"/>
          <w:szCs w:val="28"/>
        </w:rPr>
        <w:t xml:space="preserve"> которой с учетом особенностей портфеля проектов, состава команды и методов управления, реализуемых в конкретной фирме, выполнять рациональное планирование и управление этапом тестирования.</w:t>
      </w:r>
    </w:p>
    <w:p w:rsidR="00550131" w:rsidDel="00247DBF" w:rsidRDefault="001F1620">
      <w:pPr>
        <w:spacing w:after="0" w:line="276" w:lineRule="auto"/>
        <w:ind w:firstLine="709"/>
        <w:jc w:val="both"/>
        <w:rPr>
          <w:rFonts w:ascii="Times New Roman" w:eastAsia="Times New Roman" w:hAnsi="Times New Roman" w:cs="Times New Roman"/>
          <w:sz w:val="28"/>
          <w:szCs w:val="28"/>
        </w:rPr>
      </w:pPr>
      <w:moveFromRangeStart w:id="40" w:author="Ольга" w:date="2019-06-25T07:54:00Z" w:name="move12341674"/>
      <w:moveFrom w:id="41" w:author="Ольга" w:date="2019-06-25T07:54:00Z">
        <w:r w:rsidDel="00247DBF">
          <w:rPr>
            <w:rFonts w:ascii="Times New Roman" w:eastAsia="Times New Roman" w:hAnsi="Times New Roman" w:cs="Times New Roman"/>
            <w:sz w:val="28"/>
            <w:szCs w:val="28"/>
          </w:rPr>
          <w:t xml:space="preserve">Таким образом, система управления проектами является одной из важнейших компонентов всей системы управления организацией, а вопрос создания информационно-аналитической системы управления ИТ-проектами на этапе тестирования остается актуальным. </w:t>
        </w:r>
      </w:moveFrom>
    </w:p>
    <w:moveFromRangeEnd w:id="40"/>
    <w:p w:rsidR="00550131" w:rsidDel="00247DBF" w:rsidRDefault="001F162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Ядром такой системы должна быть хорошо отлаженная система мониторинга, которая собирает </w:t>
      </w:r>
      <w:del w:id="42" w:author="Ольга" w:date="2019-06-25T07:50:00Z">
        <w:r w:rsidDel="00247DBF">
          <w:rPr>
            <w:rFonts w:ascii="Times New Roman" w:eastAsia="Times New Roman" w:hAnsi="Times New Roman" w:cs="Times New Roman"/>
            <w:sz w:val="28"/>
            <w:szCs w:val="28"/>
          </w:rPr>
          <w:delText xml:space="preserve">метрики, </w:delText>
        </w:r>
      </w:del>
      <w:ins w:id="43" w:author="Ольга" w:date="2019-06-25T07:50:00Z">
        <w:r w:rsidR="00247DBF">
          <w:rPr>
            <w:rFonts w:ascii="Times New Roman" w:eastAsia="Times New Roman" w:hAnsi="Times New Roman" w:cs="Times New Roman"/>
            <w:sz w:val="28"/>
            <w:szCs w:val="28"/>
          </w:rPr>
          <w:t xml:space="preserve">и </w:t>
        </w:r>
      </w:ins>
      <w:r>
        <w:rPr>
          <w:rFonts w:ascii="Times New Roman" w:eastAsia="Times New Roman" w:hAnsi="Times New Roman" w:cs="Times New Roman"/>
          <w:sz w:val="28"/>
          <w:szCs w:val="28"/>
        </w:rPr>
        <w:t>визуализирует данные</w:t>
      </w:r>
      <w:ins w:id="44" w:author="Ольга" w:date="2019-06-25T07:50:00Z">
        <w:r w:rsidR="00247DBF">
          <w:rPr>
            <w:rFonts w:ascii="Times New Roman" w:eastAsia="Times New Roman" w:hAnsi="Times New Roman" w:cs="Times New Roman"/>
            <w:sz w:val="28"/>
            <w:szCs w:val="28"/>
          </w:rPr>
          <w:t xml:space="preserve">, рассчитывает </w:t>
        </w:r>
        <w:r w:rsidR="00247DBF">
          <w:rPr>
            <w:rFonts w:ascii="Times New Roman" w:eastAsia="Times New Roman" w:hAnsi="Times New Roman" w:cs="Times New Roman"/>
            <w:sz w:val="28"/>
            <w:szCs w:val="28"/>
          </w:rPr>
          <w:t>метрики</w:t>
        </w:r>
      </w:ins>
      <w:ins w:id="45" w:author="Ольга" w:date="2019-06-25T07:51:00Z">
        <w:r w:rsidR="00247DBF">
          <w:rPr>
            <w:rFonts w:ascii="Times New Roman" w:eastAsia="Times New Roman" w:hAnsi="Times New Roman" w:cs="Times New Roman"/>
            <w:sz w:val="28"/>
            <w:szCs w:val="28"/>
          </w:rPr>
          <w:t xml:space="preserve"> и проводит анализ системы метрик</w:t>
        </w:r>
      </w:ins>
      <w:ins w:id="46" w:author="Ольга" w:date="2019-06-25T07:50:00Z">
        <w:r w:rsidR="00247DBF">
          <w:rPr>
            <w:rFonts w:ascii="Times New Roman" w:eastAsia="Times New Roman" w:hAnsi="Times New Roman" w:cs="Times New Roman"/>
            <w:sz w:val="28"/>
            <w:szCs w:val="28"/>
          </w:rPr>
          <w:t>,</w:t>
        </w:r>
      </w:ins>
      <w:r>
        <w:rPr>
          <w:rFonts w:ascii="Times New Roman" w:eastAsia="Times New Roman" w:hAnsi="Times New Roman" w:cs="Times New Roman"/>
          <w:sz w:val="28"/>
          <w:szCs w:val="28"/>
        </w:rPr>
        <w:t xml:space="preserve"> </w:t>
      </w:r>
      <w:ins w:id="47" w:author="Ольга" w:date="2019-06-25T07:51:00Z">
        <w:r w:rsidR="00247DBF">
          <w:rPr>
            <w:rFonts w:ascii="Times New Roman" w:eastAsia="Times New Roman" w:hAnsi="Times New Roman" w:cs="Times New Roman"/>
            <w:sz w:val="28"/>
            <w:szCs w:val="28"/>
          </w:rPr>
          <w:t xml:space="preserve">информирует участников процесса о его состоянии </w:t>
        </w:r>
      </w:ins>
      <w:r>
        <w:rPr>
          <w:rFonts w:ascii="Times New Roman" w:eastAsia="Times New Roman" w:hAnsi="Times New Roman" w:cs="Times New Roman"/>
          <w:sz w:val="28"/>
          <w:szCs w:val="28"/>
        </w:rPr>
        <w:t xml:space="preserve">и предупреждает </w:t>
      </w:r>
      <w:del w:id="48" w:author="Ольга" w:date="2019-06-25T07:52:00Z">
        <w:r w:rsidDel="00247DBF">
          <w:rPr>
            <w:rFonts w:ascii="Times New Roman" w:eastAsia="Times New Roman" w:hAnsi="Times New Roman" w:cs="Times New Roman"/>
            <w:sz w:val="28"/>
            <w:szCs w:val="28"/>
          </w:rPr>
          <w:delText xml:space="preserve">участников </w:delText>
        </w:r>
      </w:del>
      <w:ins w:id="49" w:author="Ольга" w:date="2019-06-25T07:52:00Z">
        <w:r w:rsidR="00247DBF">
          <w:rPr>
            <w:rFonts w:ascii="Times New Roman" w:eastAsia="Times New Roman" w:hAnsi="Times New Roman" w:cs="Times New Roman"/>
            <w:sz w:val="28"/>
            <w:szCs w:val="28"/>
          </w:rPr>
          <w:t>команду, реализующую</w:t>
        </w:r>
        <w:r w:rsidR="00247DBF">
          <w:rPr>
            <w:rFonts w:ascii="Times New Roman" w:eastAsia="Times New Roman" w:hAnsi="Times New Roman" w:cs="Times New Roman"/>
            <w:sz w:val="28"/>
            <w:szCs w:val="28"/>
          </w:rPr>
          <w:t xml:space="preserve"> </w:t>
        </w:r>
      </w:ins>
      <w:del w:id="50" w:author="Ольга" w:date="2019-06-25T07:52:00Z">
        <w:r w:rsidDel="00247DBF">
          <w:rPr>
            <w:rFonts w:ascii="Times New Roman" w:eastAsia="Times New Roman" w:hAnsi="Times New Roman" w:cs="Times New Roman"/>
            <w:sz w:val="28"/>
            <w:szCs w:val="28"/>
          </w:rPr>
          <w:delText xml:space="preserve">реализации </w:delText>
        </w:r>
      </w:del>
      <w:r>
        <w:rPr>
          <w:rFonts w:ascii="Times New Roman" w:eastAsia="Times New Roman" w:hAnsi="Times New Roman" w:cs="Times New Roman"/>
          <w:sz w:val="28"/>
          <w:szCs w:val="28"/>
        </w:rPr>
        <w:t>проект</w:t>
      </w:r>
      <w:del w:id="51" w:author="Ольга" w:date="2019-06-25T07:52:00Z">
        <w:r w:rsidDel="00247DBF">
          <w:rPr>
            <w:rFonts w:ascii="Times New Roman" w:eastAsia="Times New Roman" w:hAnsi="Times New Roman" w:cs="Times New Roman"/>
            <w:sz w:val="28"/>
            <w:szCs w:val="28"/>
          </w:rPr>
          <w:delText>а</w:delText>
        </w:r>
      </w:del>
      <w:r>
        <w:rPr>
          <w:rFonts w:ascii="Times New Roman" w:eastAsia="Times New Roman" w:hAnsi="Times New Roman" w:cs="Times New Roman"/>
          <w:sz w:val="28"/>
          <w:szCs w:val="28"/>
        </w:rPr>
        <w:t xml:space="preserve">, когда что-то работает неправильно. </w:t>
      </w:r>
      <w:moveFromRangeStart w:id="52" w:author="Ольга" w:date="2019-06-25T07:53:00Z" w:name="move12341600"/>
      <w:moveFrom w:id="53" w:author="Ольга" w:date="2019-06-25T07:53:00Z">
        <w:r w:rsidDel="00247DBF">
          <w:rPr>
            <w:rFonts w:ascii="Times New Roman" w:eastAsia="Times New Roman" w:hAnsi="Times New Roman" w:cs="Times New Roman"/>
            <w:sz w:val="28"/>
            <w:szCs w:val="28"/>
          </w:rPr>
          <w:t>В настоящее время опыт и польза применения метрик на этапе тестирования недостаточно выявлены. Это обусловлено отсутствием единой базы систематизации накопленных знаний и результатов применения метрик. Отсутствует в полной мере разделение и группировка метрик по различным признакам. Что, в свою очередь, затрудняет понимание и назначение тех или иных метрик.</w:t>
        </w:r>
      </w:moveFrom>
    </w:p>
    <w:moveFromRangeEnd w:id="52"/>
    <w:p w:rsidR="00550131" w:rsidRDefault="00550131">
      <w:pPr>
        <w:spacing w:after="0" w:line="276" w:lineRule="auto"/>
        <w:ind w:firstLine="709"/>
        <w:jc w:val="both"/>
        <w:rPr>
          <w:rFonts w:ascii="Times New Roman" w:eastAsia="Times New Roman" w:hAnsi="Times New Roman" w:cs="Times New Roman"/>
          <w:sz w:val="28"/>
          <w:szCs w:val="28"/>
        </w:rPr>
      </w:pPr>
    </w:p>
    <w:p w:rsidR="00550131" w:rsidRDefault="00550131">
      <w:pPr>
        <w:spacing w:after="0" w:line="360" w:lineRule="auto"/>
        <w:ind w:firstLine="709"/>
        <w:jc w:val="both"/>
        <w:rPr>
          <w:rFonts w:ascii="Times New Roman" w:eastAsia="Times New Roman" w:hAnsi="Times New Roman" w:cs="Times New Roman"/>
          <w:sz w:val="28"/>
          <w:szCs w:val="28"/>
        </w:rPr>
      </w:pPr>
    </w:p>
    <w:p w:rsidR="00550131" w:rsidRDefault="00550131">
      <w:pPr>
        <w:spacing w:after="0" w:line="360" w:lineRule="auto"/>
        <w:ind w:firstLine="709"/>
        <w:jc w:val="both"/>
        <w:rPr>
          <w:rFonts w:ascii="Times New Roman" w:eastAsia="Times New Roman" w:hAnsi="Times New Roman" w:cs="Times New Roman"/>
          <w:sz w:val="28"/>
          <w:szCs w:val="28"/>
        </w:rPr>
      </w:pPr>
    </w:p>
    <w:p w:rsidR="00550131" w:rsidRDefault="00550131">
      <w:pPr>
        <w:spacing w:after="0" w:line="360" w:lineRule="auto"/>
        <w:ind w:firstLine="709"/>
        <w:jc w:val="both"/>
        <w:rPr>
          <w:rFonts w:ascii="Times New Roman" w:eastAsia="Times New Roman" w:hAnsi="Times New Roman" w:cs="Times New Roman"/>
          <w:sz w:val="28"/>
          <w:szCs w:val="28"/>
        </w:rPr>
      </w:pPr>
    </w:p>
    <w:p w:rsidR="00550131" w:rsidRDefault="00550131">
      <w:pPr>
        <w:spacing w:after="0" w:line="360" w:lineRule="auto"/>
        <w:ind w:firstLine="709"/>
        <w:jc w:val="both"/>
        <w:rPr>
          <w:rFonts w:ascii="Times New Roman" w:eastAsia="Times New Roman" w:hAnsi="Times New Roman" w:cs="Times New Roman"/>
          <w:sz w:val="28"/>
          <w:szCs w:val="28"/>
        </w:rPr>
      </w:pPr>
    </w:p>
    <w:p w:rsidR="00550131" w:rsidRDefault="00550131">
      <w:pPr>
        <w:spacing w:after="0" w:line="360" w:lineRule="auto"/>
        <w:ind w:firstLine="709"/>
        <w:jc w:val="both"/>
        <w:rPr>
          <w:rFonts w:ascii="Times New Roman" w:eastAsia="Times New Roman" w:hAnsi="Times New Roman" w:cs="Times New Roman"/>
          <w:sz w:val="28"/>
          <w:szCs w:val="28"/>
        </w:rPr>
      </w:pPr>
    </w:p>
    <w:p w:rsidR="00550131" w:rsidRDefault="00550131">
      <w:pPr>
        <w:spacing w:after="0" w:line="360" w:lineRule="auto"/>
        <w:ind w:firstLine="709"/>
        <w:jc w:val="both"/>
        <w:rPr>
          <w:rFonts w:ascii="Times New Roman" w:eastAsia="Times New Roman" w:hAnsi="Times New Roman" w:cs="Times New Roman"/>
          <w:sz w:val="28"/>
          <w:szCs w:val="28"/>
        </w:rPr>
      </w:pPr>
    </w:p>
    <w:p w:rsidR="00550131" w:rsidDel="00247DBF" w:rsidRDefault="00550131">
      <w:pPr>
        <w:spacing w:after="0" w:line="360" w:lineRule="auto"/>
        <w:ind w:firstLine="709"/>
        <w:jc w:val="both"/>
        <w:rPr>
          <w:del w:id="54" w:author="Ольга" w:date="2019-06-25T07:55:00Z"/>
          <w:rFonts w:ascii="Times New Roman" w:eastAsia="Times New Roman" w:hAnsi="Times New Roman" w:cs="Times New Roman"/>
          <w:sz w:val="28"/>
          <w:szCs w:val="28"/>
        </w:rPr>
      </w:pPr>
    </w:p>
    <w:p w:rsidR="00550131" w:rsidDel="00247DBF" w:rsidRDefault="00550131">
      <w:pPr>
        <w:spacing w:after="0" w:line="360" w:lineRule="auto"/>
        <w:ind w:firstLine="709"/>
        <w:jc w:val="both"/>
        <w:rPr>
          <w:del w:id="55" w:author="Ольга" w:date="2019-06-25T07:55:00Z"/>
          <w:rFonts w:ascii="Times New Roman" w:eastAsia="Times New Roman" w:hAnsi="Times New Roman" w:cs="Times New Roman"/>
          <w:sz w:val="28"/>
          <w:szCs w:val="28"/>
        </w:rPr>
      </w:pPr>
    </w:p>
    <w:p w:rsidR="00550131" w:rsidDel="00247DBF" w:rsidRDefault="00550131">
      <w:pPr>
        <w:spacing w:after="0" w:line="360" w:lineRule="auto"/>
        <w:ind w:firstLine="709"/>
        <w:jc w:val="both"/>
        <w:rPr>
          <w:del w:id="56" w:author="Ольга" w:date="2019-06-25T07:55:00Z"/>
          <w:rFonts w:ascii="Times New Roman" w:eastAsia="Times New Roman" w:hAnsi="Times New Roman" w:cs="Times New Roman"/>
          <w:sz w:val="28"/>
          <w:szCs w:val="28"/>
        </w:rPr>
      </w:pPr>
    </w:p>
    <w:p w:rsidR="00550131" w:rsidDel="00247DBF" w:rsidRDefault="00550131">
      <w:pPr>
        <w:spacing w:after="0" w:line="360" w:lineRule="auto"/>
        <w:ind w:firstLine="709"/>
        <w:jc w:val="both"/>
        <w:rPr>
          <w:del w:id="57" w:author="Ольга" w:date="2019-06-25T07:55:00Z"/>
          <w:rFonts w:ascii="Times New Roman" w:eastAsia="Times New Roman" w:hAnsi="Times New Roman" w:cs="Times New Roman"/>
          <w:sz w:val="28"/>
          <w:szCs w:val="28"/>
        </w:rPr>
      </w:pPr>
    </w:p>
    <w:p w:rsidR="00550131" w:rsidRDefault="00550131" w:rsidP="001F1620">
      <w:bookmarkStart w:id="58" w:name="_1fob9te" w:colFirst="0" w:colLast="0"/>
      <w:bookmarkEnd w:id="58"/>
    </w:p>
    <w:p w:rsidR="001F1620" w:rsidRPr="001F1620" w:rsidRDefault="001F1620" w:rsidP="001F1620"/>
    <w:p w:rsidR="00550131" w:rsidRDefault="00550131"/>
    <w:p w:rsidR="00550131" w:rsidRDefault="00550131"/>
    <w:p w:rsidR="00550131" w:rsidRDefault="00550131"/>
    <w:p w:rsidR="00550131" w:rsidRDefault="00550131"/>
    <w:p w:rsidR="00550131" w:rsidRDefault="00550131"/>
    <w:p w:rsidR="00550131" w:rsidRDefault="00550131"/>
    <w:p w:rsidR="00550131" w:rsidRDefault="00550131"/>
    <w:p w:rsidR="00550131" w:rsidRDefault="00550131"/>
    <w:p w:rsidR="00550131" w:rsidRDefault="00550131"/>
    <w:p w:rsidR="00550131" w:rsidRDefault="00550131">
      <w:pPr>
        <w:sectPr w:rsidR="00550131">
          <w:headerReference w:type="default" r:id="rId8"/>
          <w:footerReference w:type="default" r:id="rId9"/>
          <w:headerReference w:type="first" r:id="rId10"/>
          <w:footerReference w:type="first" r:id="rId11"/>
          <w:pgSz w:w="12240" w:h="15840"/>
          <w:pgMar w:top="1133" w:right="566" w:bottom="1133" w:left="1700" w:header="720" w:footer="720" w:gutter="0"/>
          <w:pgNumType w:start="1"/>
          <w:cols w:space="720" w:equalWidth="0">
            <w:col w:w="9360"/>
          </w:cols>
          <w:titlePg/>
        </w:sectPr>
      </w:pPr>
    </w:p>
    <w:p w:rsidR="001F1620" w:rsidRDefault="001F1620">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lastRenderedPageBreak/>
        <w:br w:type="page"/>
      </w:r>
    </w:p>
    <w:p w:rsidR="00550131" w:rsidRDefault="001F1620">
      <w:pPr>
        <w:pStyle w:val="1"/>
        <w:jc w:val="center"/>
        <w:rPr>
          <w:rFonts w:ascii="Times New Roman" w:eastAsia="Times New Roman" w:hAnsi="Times New Roman" w:cs="Times New Roman"/>
          <w:b/>
        </w:rPr>
      </w:pPr>
      <w:bookmarkStart w:id="59" w:name="_Toc12283042"/>
      <w:r>
        <w:rPr>
          <w:rFonts w:ascii="Times New Roman" w:eastAsia="Times New Roman" w:hAnsi="Times New Roman" w:cs="Times New Roman"/>
          <w:b/>
          <w:color w:val="000000"/>
        </w:rPr>
        <w:lastRenderedPageBreak/>
        <w:t>ОБЩАЯ ХАРАКТЕРИСТИКА РАБОТЫ</w:t>
      </w:r>
      <w:bookmarkEnd w:id="59"/>
    </w:p>
    <w:p w:rsidR="00550131" w:rsidRDefault="00550131">
      <w:pPr>
        <w:rPr>
          <w:rFonts w:ascii="Times New Roman" w:eastAsia="Times New Roman" w:hAnsi="Times New Roman" w:cs="Times New Roman"/>
          <w:i/>
          <w:sz w:val="32"/>
          <w:szCs w:val="32"/>
        </w:rPr>
      </w:pPr>
    </w:p>
    <w:p w:rsidR="00550131" w:rsidRDefault="001F1620" w:rsidP="0069157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Цель </w:t>
      </w:r>
      <w:r w:rsidRPr="001F1620">
        <w:rPr>
          <w:rFonts w:ascii="Times New Roman" w:eastAsia="Times New Roman" w:hAnsi="Times New Roman" w:cs="Times New Roman"/>
          <w:b/>
          <w:sz w:val="28"/>
          <w:szCs w:val="28"/>
        </w:rPr>
        <w:t>исследования:</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разработка проекта информационно-аналитической системы управления </w:t>
      </w:r>
      <w:r>
        <w:rPr>
          <w:rFonts w:ascii="Times New Roman" w:eastAsia="Times New Roman" w:hAnsi="Times New Roman" w:cs="Times New Roman"/>
          <w:sz w:val="28"/>
          <w:szCs w:val="28"/>
          <w:highlight w:val="white"/>
        </w:rPr>
        <w:t>IT</w:t>
      </w:r>
      <w:r>
        <w:rPr>
          <w:rFonts w:ascii="Times New Roman" w:eastAsia="Times New Roman" w:hAnsi="Times New Roman" w:cs="Times New Roman"/>
          <w:sz w:val="28"/>
          <w:szCs w:val="28"/>
        </w:rPr>
        <w:t>-проектами на этапе тестирования для повышения эффективности управления.</w:t>
      </w:r>
    </w:p>
    <w:p w:rsidR="00550131" w:rsidRDefault="001F1620" w:rsidP="0069157C">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Задачи </w:t>
      </w:r>
      <w:r w:rsidRPr="001F1620">
        <w:rPr>
          <w:rFonts w:ascii="Times New Roman" w:eastAsia="Times New Roman" w:hAnsi="Times New Roman" w:cs="Times New Roman"/>
          <w:b/>
          <w:sz w:val="28"/>
          <w:szCs w:val="28"/>
        </w:rPr>
        <w:t>исследования</w:t>
      </w:r>
      <w:r>
        <w:rPr>
          <w:rFonts w:ascii="Times New Roman" w:eastAsia="Times New Roman" w:hAnsi="Times New Roman" w:cs="Times New Roman"/>
          <w:b/>
          <w:sz w:val="28"/>
          <w:szCs w:val="28"/>
        </w:rPr>
        <w:t>:</w:t>
      </w:r>
    </w:p>
    <w:p w:rsidR="00550131" w:rsidRDefault="001F1620" w:rsidP="0069157C">
      <w:pPr>
        <w:numPr>
          <w:ilvl w:val="0"/>
          <w:numId w:val="1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Анализ состава, структуры и особенностей фазы тестирования ПО в бизнес-процессе разработки </w:t>
      </w:r>
      <w:r>
        <w:rPr>
          <w:rFonts w:ascii="Times New Roman" w:eastAsia="Times New Roman" w:hAnsi="Times New Roman" w:cs="Times New Roman"/>
          <w:sz w:val="28"/>
          <w:szCs w:val="28"/>
          <w:highlight w:val="white"/>
        </w:rPr>
        <w:t>IT</w:t>
      </w:r>
      <w:r>
        <w:rPr>
          <w:rFonts w:ascii="Times New Roman" w:eastAsia="Times New Roman" w:hAnsi="Times New Roman" w:cs="Times New Roman"/>
          <w:sz w:val="28"/>
          <w:szCs w:val="28"/>
        </w:rPr>
        <w:t>-продуктов;</w:t>
      </w:r>
    </w:p>
    <w:p w:rsidR="00550131" w:rsidRDefault="001F1620" w:rsidP="0069157C">
      <w:pPr>
        <w:numPr>
          <w:ilvl w:val="0"/>
          <w:numId w:val="1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Выявление состава и метрик для факторов, влияющие на качество тестирования и показателей качества этапа тестирования;</w:t>
      </w:r>
    </w:p>
    <w:p w:rsidR="00550131" w:rsidRDefault="001F1620" w:rsidP="0069157C">
      <w:pPr>
        <w:numPr>
          <w:ilvl w:val="0"/>
          <w:numId w:val="1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Выявление информационной базы для анализа факторов и показателей качества реализации ИТ-проектов на этапе тестирования;</w:t>
      </w:r>
    </w:p>
    <w:p w:rsidR="00550131" w:rsidRDefault="001F1620" w:rsidP="0069157C">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Pr>
          <w:rFonts w:ascii="Times New Roman" w:eastAsia="Times New Roman" w:hAnsi="Times New Roman" w:cs="Times New Roman"/>
          <w:color w:val="000000"/>
          <w:sz w:val="28"/>
          <w:szCs w:val="28"/>
        </w:rPr>
        <w:t>азработка проекта базы данных "Опыт реализованных проектов";</w:t>
      </w:r>
    </w:p>
    <w:p w:rsidR="00550131" w:rsidRDefault="001F1620" w:rsidP="0069157C">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Pr>
          <w:rFonts w:ascii="Times New Roman" w:eastAsia="Times New Roman" w:hAnsi="Times New Roman" w:cs="Times New Roman"/>
          <w:color w:val="000000"/>
          <w:sz w:val="28"/>
          <w:szCs w:val="28"/>
        </w:rPr>
        <w:t>азработка и реализация средствами прикладного ПО моделей для анализа и оптимизации процесса тестирования ИТ-проектов</w:t>
      </w:r>
      <w:r>
        <w:rPr>
          <w:rFonts w:ascii="Times New Roman" w:eastAsia="Times New Roman" w:hAnsi="Times New Roman" w:cs="Times New Roman"/>
          <w:sz w:val="28"/>
          <w:szCs w:val="28"/>
        </w:rPr>
        <w:t>;</w:t>
      </w:r>
    </w:p>
    <w:p w:rsidR="00550131" w:rsidRDefault="001F1620" w:rsidP="0069157C">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проекта подсистемы информационно-аналитической системы управления ИТ-проектами на этапе тестирования для сбора, анализа, выработки и мониторинга принятых решений и показателей качества.</w:t>
      </w:r>
    </w:p>
    <w:p w:rsidR="00550131" w:rsidRDefault="001F1620" w:rsidP="0069157C">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Объект</w:t>
      </w:r>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исследования:</w:t>
      </w:r>
      <w:r>
        <w:rPr>
          <w:rFonts w:ascii="Times New Roman" w:eastAsia="Times New Roman" w:hAnsi="Times New Roman" w:cs="Times New Roman"/>
          <w:sz w:val="28"/>
          <w:szCs w:val="28"/>
        </w:rPr>
        <w:t xml:space="preserve"> этап тестирования в системе управления ИТ-проектами.</w:t>
      </w:r>
    </w:p>
    <w:p w:rsidR="00550131" w:rsidRDefault="001F1620" w:rsidP="0069157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Предмет исследования:</w:t>
      </w:r>
      <w:r>
        <w:rPr>
          <w:rFonts w:ascii="Times New Roman" w:eastAsia="Times New Roman" w:hAnsi="Times New Roman" w:cs="Times New Roman"/>
          <w:sz w:val="28"/>
          <w:szCs w:val="28"/>
        </w:rPr>
        <w:t xml:space="preserve"> управление на этапе тестирования ИТ-проектов.</w:t>
      </w:r>
    </w:p>
    <w:p w:rsidR="00550131" w:rsidRDefault="001F1620" w:rsidP="0069157C">
      <w:pPr>
        <w:spacing w:after="0" w:line="276"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Положения, выносимые на защиту.</w:t>
      </w:r>
    </w:p>
    <w:p w:rsidR="00550131" w:rsidRDefault="001F1620" w:rsidP="0069157C">
      <w:pPr>
        <w:numPr>
          <w:ilvl w:val="0"/>
          <w:numId w:val="40"/>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Классификация метрик для этапа тестирования.</w:t>
      </w:r>
    </w:p>
    <w:p w:rsidR="00550131" w:rsidRDefault="001F1620" w:rsidP="0069157C">
      <w:pPr>
        <w:numPr>
          <w:ilvl w:val="0"/>
          <w:numId w:val="40"/>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Примеры расчета и применения метрик для управления на этапе тестирования.</w:t>
      </w:r>
    </w:p>
    <w:p w:rsidR="00550131" w:rsidRDefault="001F1620" w:rsidP="0069157C">
      <w:pPr>
        <w:numPr>
          <w:ilvl w:val="0"/>
          <w:numId w:val="40"/>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информационно-аналитической системы управления ИТ-проектами на этапе тестирования.</w:t>
      </w:r>
    </w:p>
    <w:p w:rsidR="00550131" w:rsidRDefault="001F1620" w:rsidP="0069157C">
      <w:pPr>
        <w:pBdr>
          <w:top w:val="nil"/>
          <w:left w:val="nil"/>
          <w:bottom w:val="nil"/>
          <w:right w:val="nil"/>
          <w:between w:val="nil"/>
        </w:pBdr>
        <w:spacing w:line="276" w:lineRule="auto"/>
        <w:ind w:firstLine="720"/>
        <w:jc w:val="both"/>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 xml:space="preserve">Научная новизна диссертационного исследования </w:t>
      </w:r>
      <w:r>
        <w:rPr>
          <w:rFonts w:ascii="Times New Roman" w:eastAsia="Times New Roman" w:hAnsi="Times New Roman" w:cs="Times New Roman"/>
          <w:sz w:val="28"/>
          <w:szCs w:val="28"/>
        </w:rPr>
        <w:t>заключается в развитии классификации метрик программного обеспечения и определении их места в системе управления ИТ-проектом на этапе тестирования.</w:t>
      </w:r>
      <w:r>
        <w:rPr>
          <w:rFonts w:ascii="Times New Roman" w:eastAsia="Times New Roman" w:hAnsi="Times New Roman" w:cs="Times New Roman"/>
          <w:b/>
          <w:sz w:val="28"/>
          <w:szCs w:val="28"/>
        </w:rPr>
        <w:t xml:space="preserve"> Практическая значимость работы</w:t>
      </w:r>
      <w:r>
        <w:rPr>
          <w:rFonts w:ascii="Times New Roman" w:eastAsia="Times New Roman" w:hAnsi="Times New Roman" w:cs="Times New Roman"/>
          <w:sz w:val="28"/>
          <w:szCs w:val="28"/>
        </w:rPr>
        <w:t xml:space="preserve"> состоит в повышении качества программного обеспечения и эффективности управления разработкой ПО за счет внедрения автоматизированной информационно-аналитической системы</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sz w:val="28"/>
          <w:szCs w:val="28"/>
          <w:highlight w:val="white"/>
        </w:rPr>
        <w:t>управления ИТ-проектами на этапе тестирования.</w:t>
      </w:r>
    </w:p>
    <w:p w:rsidR="00247DBF" w:rsidRDefault="00247DBF" w:rsidP="0069157C">
      <w:pPr>
        <w:spacing w:after="0" w:line="276" w:lineRule="auto"/>
        <w:ind w:firstLine="360"/>
        <w:jc w:val="both"/>
        <w:rPr>
          <w:ins w:id="60" w:author="Ольга" w:date="2019-06-25T07:55:00Z"/>
          <w:rFonts w:ascii="Times New Roman" w:eastAsia="Times New Roman" w:hAnsi="Times New Roman" w:cs="Times New Roman"/>
          <w:b/>
          <w:sz w:val="28"/>
          <w:szCs w:val="28"/>
        </w:rPr>
      </w:pPr>
    </w:p>
    <w:p w:rsidR="00550131" w:rsidRDefault="001F1620" w:rsidP="0069157C">
      <w:pPr>
        <w:spacing w:after="0" w:line="276"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Апробация результатов работы.</w:t>
      </w:r>
    </w:p>
    <w:p w:rsidR="00550131" w:rsidRDefault="001F1620" w:rsidP="0069157C">
      <w:pPr>
        <w:numPr>
          <w:ilvl w:val="0"/>
          <w:numId w:val="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Международная заочная научно-практическая конференция «Тренды, риски и угрозы цифровой трансформации экономики» г. Минск., 30 апреля 2019г, г. Минск.</w:t>
      </w:r>
    </w:p>
    <w:p w:rsidR="00550131" w:rsidRDefault="001F1620" w:rsidP="0069157C">
      <w:pPr>
        <w:numPr>
          <w:ilvl w:val="0"/>
          <w:numId w:val="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Общеуниверситетский сборник научных статей студентов и магистрантов «Наука» 2019.</w:t>
      </w:r>
    </w:p>
    <w:p w:rsidR="00882E29" w:rsidRPr="00502EC6" w:rsidRDefault="00882E29" w:rsidP="0069157C">
      <w:pPr>
        <w:pStyle w:val="af2"/>
        <w:numPr>
          <w:ilvl w:val="0"/>
          <w:numId w:val="6"/>
        </w:numPr>
        <w:tabs>
          <w:tab w:val="left" w:pos="851"/>
          <w:tab w:val="left" w:pos="1134"/>
        </w:tabs>
        <w:spacing w:line="276" w:lineRule="auto"/>
        <w:jc w:val="both"/>
        <w:rPr>
          <w:sz w:val="28"/>
          <w:szCs w:val="28"/>
        </w:rPr>
      </w:pPr>
      <w:r w:rsidRPr="00502EC6">
        <w:rPr>
          <w:sz w:val="28"/>
          <w:szCs w:val="28"/>
        </w:rPr>
        <w:t>VIII Международная научно-практическая конференция молодых ученых и студентов «Молодежь в мире современных технологий», ММСТ-2019. 6-7 июня 2019г., Херсон, Украина.</w:t>
      </w:r>
    </w:p>
    <w:p w:rsidR="00550131" w:rsidRDefault="001F1620" w:rsidP="0069157C">
      <w:pPr>
        <w:numPr>
          <w:ilvl w:val="0"/>
          <w:numId w:val="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 внедрения</w:t>
      </w:r>
      <w:r w:rsidR="00882E29">
        <w:rPr>
          <w:rFonts w:ascii="Times New Roman" w:eastAsia="Times New Roman" w:hAnsi="Times New Roman" w:cs="Times New Roman"/>
          <w:sz w:val="28"/>
          <w:szCs w:val="28"/>
        </w:rPr>
        <w:t xml:space="preserve"> </w:t>
      </w:r>
      <w:r w:rsidR="00882E29" w:rsidRPr="00882E29">
        <w:rPr>
          <w:rFonts w:ascii="Times New Roman" w:eastAsia="Times New Roman" w:hAnsi="Times New Roman" w:cs="Times New Roman"/>
          <w:sz w:val="28"/>
          <w:szCs w:val="28"/>
        </w:rPr>
        <w:t>информационно-аналитической системы управления ИТ-проектами на этапе тестирования</w:t>
      </w:r>
      <w:r w:rsidR="00882E29">
        <w:rPr>
          <w:rFonts w:ascii="Times New Roman" w:eastAsia="Times New Roman" w:hAnsi="Times New Roman" w:cs="Times New Roman"/>
          <w:sz w:val="28"/>
          <w:szCs w:val="28"/>
        </w:rPr>
        <w:t xml:space="preserve"> </w:t>
      </w:r>
    </w:p>
    <w:p w:rsidR="00550131" w:rsidRDefault="00550131" w:rsidP="0069157C">
      <w:pPr>
        <w:spacing w:after="0" w:line="276" w:lineRule="auto"/>
        <w:jc w:val="both"/>
        <w:rPr>
          <w:rFonts w:ascii="Times New Roman" w:eastAsia="Times New Roman" w:hAnsi="Times New Roman" w:cs="Times New Roman"/>
          <w:sz w:val="28"/>
          <w:szCs w:val="28"/>
        </w:rPr>
      </w:pPr>
    </w:p>
    <w:p w:rsidR="00550131" w:rsidRDefault="001F1620" w:rsidP="0069157C">
      <w:pPr>
        <w:spacing w:after="0" w:line="276"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Личный вклад соискателя.</w:t>
      </w:r>
    </w:p>
    <w:p w:rsidR="00550131" w:rsidRDefault="001F1620" w:rsidP="0069157C">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результаты, изложенные в работе, получены соискателем. Роль научного руководителя состояла в постановке рассматриваемых в диссертации задач и анализе полученных результатов.</w:t>
      </w:r>
    </w:p>
    <w:p w:rsidR="00550131" w:rsidRDefault="001F1620" w:rsidP="0069157C">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Основные результаты диссертации</w:t>
      </w:r>
      <w:r>
        <w:rPr>
          <w:rFonts w:ascii="Times New Roman" w:eastAsia="Times New Roman" w:hAnsi="Times New Roman" w:cs="Times New Roman"/>
          <w:sz w:val="28"/>
          <w:szCs w:val="28"/>
        </w:rPr>
        <w:t xml:space="preserve"> опубликованы в </w:t>
      </w:r>
      <w:r w:rsidR="00882E29" w:rsidRPr="0069157C">
        <w:rPr>
          <w:rFonts w:ascii="Times New Roman" w:eastAsia="Times New Roman" w:hAnsi="Times New Roman" w:cs="Times New Roman"/>
          <w:sz w:val="28"/>
          <w:szCs w:val="28"/>
        </w:rPr>
        <w:t>3</w:t>
      </w:r>
      <w:r w:rsidRPr="0069157C">
        <w:rPr>
          <w:rFonts w:ascii="Times New Roman" w:eastAsia="Times New Roman" w:hAnsi="Times New Roman" w:cs="Times New Roman"/>
          <w:sz w:val="28"/>
          <w:szCs w:val="28"/>
        </w:rPr>
        <w:t xml:space="preserve"> работах, 1 </w:t>
      </w:r>
      <w:r>
        <w:rPr>
          <w:rFonts w:ascii="Times New Roman" w:eastAsia="Times New Roman" w:hAnsi="Times New Roman" w:cs="Times New Roman"/>
          <w:sz w:val="28"/>
          <w:szCs w:val="28"/>
        </w:rPr>
        <w:t xml:space="preserve">из них находится в печати. </w:t>
      </w:r>
    </w:p>
    <w:p w:rsidR="00550131" w:rsidRDefault="001F1620" w:rsidP="0069157C">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Структура и объем диссертации.</w:t>
      </w:r>
    </w:p>
    <w:p w:rsidR="00550131" w:rsidRDefault="001F1620" w:rsidP="0069157C">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Диссертация состоит из перечня условных обозначений, введения, общей характеристики работы, трех глав, заключения, библиографического списка и приложения. Полный объем диссертации составляет </w:t>
      </w:r>
      <w:r w:rsidR="004F6921" w:rsidRPr="004F6921">
        <w:rPr>
          <w:rFonts w:ascii="Times New Roman" w:eastAsia="Times New Roman" w:hAnsi="Times New Roman" w:cs="Times New Roman"/>
          <w:sz w:val="28"/>
          <w:szCs w:val="28"/>
        </w:rPr>
        <w:t>90</w:t>
      </w:r>
      <w:r>
        <w:rPr>
          <w:rFonts w:ascii="Times New Roman" w:eastAsia="Times New Roman" w:hAnsi="Times New Roman" w:cs="Times New Roman"/>
          <w:sz w:val="28"/>
          <w:szCs w:val="28"/>
        </w:rPr>
        <w:t xml:space="preserve"> страниц, где </w:t>
      </w:r>
      <w:r w:rsidR="0069157C">
        <w:rPr>
          <w:rFonts w:ascii="Times New Roman" w:eastAsia="Times New Roman" w:hAnsi="Times New Roman" w:cs="Times New Roman"/>
          <w:sz w:val="28"/>
          <w:szCs w:val="28"/>
        </w:rPr>
        <w:t>13</w:t>
      </w:r>
      <w:r w:rsidR="004F6921">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рисунк</w:t>
      </w:r>
      <w:r w:rsidR="0069157C">
        <w:rPr>
          <w:rFonts w:ascii="Times New Roman" w:eastAsia="Times New Roman" w:hAnsi="Times New Roman" w:cs="Times New Roman"/>
          <w:sz w:val="28"/>
          <w:szCs w:val="28"/>
        </w:rPr>
        <w:t>ов</w:t>
      </w:r>
      <w:r>
        <w:rPr>
          <w:rFonts w:ascii="Times New Roman" w:eastAsia="Times New Roman" w:hAnsi="Times New Roman" w:cs="Times New Roman"/>
          <w:sz w:val="28"/>
          <w:szCs w:val="28"/>
        </w:rPr>
        <w:t xml:space="preserve">, </w:t>
      </w:r>
      <w:r w:rsidR="0069157C" w:rsidRPr="0069157C">
        <w:rPr>
          <w:rFonts w:ascii="Times New Roman" w:eastAsia="Times New Roman" w:hAnsi="Times New Roman" w:cs="Times New Roman"/>
          <w:sz w:val="28"/>
          <w:szCs w:val="28"/>
        </w:rPr>
        <w:t>9</w:t>
      </w:r>
      <w:r w:rsidRPr="006915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 библиографический список, состоящий из </w:t>
      </w:r>
      <w:r w:rsidR="0069157C">
        <w:rPr>
          <w:rFonts w:ascii="Times New Roman" w:eastAsia="Times New Roman" w:hAnsi="Times New Roman" w:cs="Times New Roman"/>
          <w:sz w:val="28"/>
          <w:szCs w:val="28"/>
        </w:rPr>
        <w:t>21</w:t>
      </w:r>
      <w:r>
        <w:rPr>
          <w:rFonts w:ascii="Times New Roman" w:eastAsia="Times New Roman" w:hAnsi="Times New Roman" w:cs="Times New Roman"/>
          <w:sz w:val="28"/>
          <w:szCs w:val="28"/>
        </w:rPr>
        <w:t xml:space="preserve"> наименований, включая собственные публикации автора.</w:t>
      </w:r>
    </w:p>
    <w:p w:rsidR="00550131" w:rsidRDefault="001F1620" w:rsidP="0069157C">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Связь работы с крупными научными программами и темами.</w:t>
      </w:r>
    </w:p>
    <w:p w:rsidR="00550131" w:rsidRDefault="001F1620" w:rsidP="0069157C">
      <w:pP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Диссертационное исследование проводилось в рамках темы второй половины дня «Математическое моделирование устойчивого развития социально-экономических объектов, выявление факторов повышения конкурентоспособности объектов изучения</w:t>
      </w:r>
      <w:r w:rsidRPr="0069157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кафедры математического и информационного обеспечения экономических систем.</w:t>
      </w:r>
    </w:p>
    <w:p w:rsidR="00550131" w:rsidRDefault="00550131">
      <w:pPr>
        <w:spacing w:line="360" w:lineRule="auto"/>
        <w:rPr>
          <w:rFonts w:ascii="Times New Roman" w:eastAsia="Times New Roman" w:hAnsi="Times New Roman" w:cs="Times New Roman"/>
          <w:sz w:val="28"/>
          <w:szCs w:val="28"/>
        </w:rPr>
      </w:pPr>
    </w:p>
    <w:p w:rsidR="00550131" w:rsidRDefault="001F1620">
      <w:pPr>
        <w:rPr>
          <w:rFonts w:ascii="Times New Roman" w:eastAsia="Times New Roman" w:hAnsi="Times New Roman" w:cs="Times New Roman"/>
          <w:b/>
          <w:color w:val="000000"/>
          <w:sz w:val="32"/>
          <w:szCs w:val="32"/>
        </w:rPr>
      </w:pPr>
      <w:r>
        <w:br w:type="page"/>
      </w:r>
    </w:p>
    <w:p w:rsidR="00550131" w:rsidRDefault="001F1620" w:rsidP="00467F7D">
      <w:pPr>
        <w:pStyle w:val="1"/>
        <w:spacing w:line="360" w:lineRule="auto"/>
        <w:jc w:val="center"/>
        <w:rPr>
          <w:rFonts w:ascii="Times New Roman" w:eastAsia="Times New Roman" w:hAnsi="Times New Roman" w:cs="Times New Roman"/>
          <w:b/>
          <w:color w:val="000000"/>
        </w:rPr>
      </w:pPr>
      <w:bookmarkStart w:id="61" w:name="_Toc12283043"/>
      <w:r>
        <w:rPr>
          <w:rFonts w:ascii="Times New Roman" w:eastAsia="Times New Roman" w:hAnsi="Times New Roman" w:cs="Times New Roman"/>
          <w:b/>
          <w:color w:val="000000"/>
        </w:rPr>
        <w:lastRenderedPageBreak/>
        <w:t>ГЛАВА 1 АНАЛИЗ СОСТАВА, СТРУКТУРЫ И ОСОБЕННОСТЕЙ ФАЗЫ ТЕСТИРОВАНИЯ П</w:t>
      </w:r>
      <w:ins w:id="62" w:author="Ольга" w:date="2019-06-25T07:38:00Z">
        <w:r w:rsidR="006F2B77">
          <w:rPr>
            <w:rFonts w:ascii="Times New Roman" w:eastAsia="Times New Roman" w:hAnsi="Times New Roman" w:cs="Times New Roman"/>
            <w:b/>
            <w:color w:val="000000"/>
          </w:rPr>
          <w:t>РОГРАММНОГО ОБЕСПЕЧЕНИЯ</w:t>
        </w:r>
      </w:ins>
      <w:del w:id="63" w:author="Ольга" w:date="2019-06-25T07:38:00Z">
        <w:r w:rsidDel="006F2B77">
          <w:rPr>
            <w:rFonts w:ascii="Times New Roman" w:eastAsia="Times New Roman" w:hAnsi="Times New Roman" w:cs="Times New Roman"/>
            <w:b/>
            <w:color w:val="000000"/>
          </w:rPr>
          <w:delText>О</w:delText>
        </w:r>
      </w:del>
      <w:r>
        <w:rPr>
          <w:rFonts w:ascii="Times New Roman" w:eastAsia="Times New Roman" w:hAnsi="Times New Roman" w:cs="Times New Roman"/>
          <w:b/>
          <w:color w:val="000000"/>
        </w:rPr>
        <w:t xml:space="preserve"> В БИЗНЕС-ПРОЦЕССЕ РАЗРАБОТКИ ИТ-ПРОДУКТОВ</w:t>
      </w:r>
      <w:bookmarkEnd w:id="61"/>
    </w:p>
    <w:p w:rsidR="00550131" w:rsidRDefault="00550131" w:rsidP="00467F7D">
      <w:pPr>
        <w:spacing w:line="360" w:lineRule="auto"/>
      </w:pPr>
    </w:p>
    <w:p w:rsidR="00550131" w:rsidRDefault="001F1620" w:rsidP="00467F7D">
      <w:pPr>
        <w:pStyle w:val="2"/>
        <w:spacing w:line="360" w:lineRule="auto"/>
        <w:ind w:left="1440" w:hanging="720"/>
        <w:rPr>
          <w:rFonts w:ascii="Times New Roman" w:eastAsia="Times New Roman" w:hAnsi="Times New Roman" w:cs="Times New Roman"/>
          <w:b/>
          <w:color w:val="000000"/>
          <w:sz w:val="32"/>
          <w:szCs w:val="32"/>
        </w:rPr>
      </w:pPr>
      <w:bookmarkStart w:id="64" w:name="_Toc12283044"/>
      <w:r>
        <w:rPr>
          <w:rFonts w:ascii="Times New Roman" w:eastAsia="Times New Roman" w:hAnsi="Times New Roman" w:cs="Times New Roman"/>
          <w:b/>
          <w:color w:val="000000"/>
          <w:sz w:val="32"/>
          <w:szCs w:val="32"/>
        </w:rPr>
        <w:t>1.1 Понятие планирования этапа тестирования</w:t>
      </w:r>
      <w:bookmarkEnd w:id="64"/>
      <w:r>
        <w:rPr>
          <w:rFonts w:ascii="Times New Roman" w:eastAsia="Times New Roman" w:hAnsi="Times New Roman" w:cs="Times New Roman"/>
          <w:b/>
          <w:color w:val="000000"/>
          <w:sz w:val="32"/>
          <w:szCs w:val="32"/>
        </w:rPr>
        <w:t xml:space="preserve"> </w:t>
      </w:r>
    </w:p>
    <w:p w:rsidR="00550131" w:rsidRDefault="00550131" w:rsidP="00467F7D">
      <w:pPr>
        <w:spacing w:after="0" w:line="360" w:lineRule="auto"/>
        <w:ind w:right="85" w:firstLine="720"/>
        <w:jc w:val="both"/>
        <w:rPr>
          <w:rFonts w:ascii="Times New Roman" w:eastAsia="Times New Roman" w:hAnsi="Times New Roman" w:cs="Times New Roman"/>
          <w:color w:val="222222"/>
          <w:sz w:val="28"/>
          <w:szCs w:val="28"/>
          <w:highlight w:val="white"/>
        </w:rPr>
      </w:pPr>
    </w:p>
    <w:p w:rsidR="00550131" w:rsidRDefault="001F1620">
      <w:pPr>
        <w:spacing w:after="0" w:line="276" w:lineRule="auto"/>
        <w:ind w:right="85"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Цифровая трансформация экономики предполагает интенсивное развитие ИТ-сферы. К настоящему времени технология разработки программного обеспечения (ПО) имеет обширный арсенал различных методов, средств и процедур. Вместе с тем можно выделить некоторые довольно общие стадии разработки ПО – этапов, которые проходят команды разработчиков ПО, прежде чем программа станет доступной для широко круга пользователей. Разработка ПО начинается с первоначального этапа разработки (стадия «преальфа») и продолжается стадиями, на которых продукт дорабатывается и модернизируется. Финальным этапом этого процесса становится выпуск на рынок окончательной версии программного обеспечения («общедоступного релиза»).</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Таким образом, программный продукт проходит следующие стадии: анализ требований к проекту; проектирование; реализация; тестирование продукта; внедрение и поддержка.</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Настоящая работа посвящена этапу тестирования ПО. </w:t>
      </w:r>
      <w:r>
        <w:rPr>
          <w:rFonts w:ascii="Times New Roman" w:eastAsia="Times New Roman" w:hAnsi="Times New Roman" w:cs="Times New Roman"/>
          <w:b/>
          <w:color w:val="222222"/>
          <w:sz w:val="28"/>
          <w:szCs w:val="28"/>
          <w:highlight w:val="white"/>
        </w:rPr>
        <w:t>Тестирование программного обеспечения</w:t>
      </w:r>
      <w:r>
        <w:rPr>
          <w:rFonts w:ascii="Times New Roman" w:eastAsia="Times New Roman" w:hAnsi="Times New Roman" w:cs="Times New Roman"/>
          <w:color w:val="222222"/>
          <w:sz w:val="28"/>
          <w:szCs w:val="28"/>
          <w:highlight w:val="white"/>
        </w:rPr>
        <w:t xml:space="preserve">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активности по планированию работ (Test Management), проектированию тестов (Test Design), выполнению тестирования (Test Execution) и анализу полученных результатов (Test Analysis). </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Основная цель тестирования</w:t>
      </w:r>
      <w:r>
        <w:rPr>
          <w:rFonts w:ascii="Times New Roman" w:eastAsia="Times New Roman" w:hAnsi="Times New Roman" w:cs="Times New Roman"/>
          <w:color w:val="222222"/>
          <w:sz w:val="28"/>
          <w:szCs w:val="28"/>
          <w:highlight w:val="white"/>
        </w:rPr>
        <w:t xml:space="preserve"> – обеспечение должного качества продукта. </w:t>
      </w:r>
      <w:r>
        <w:rPr>
          <w:rFonts w:ascii="Times New Roman" w:eastAsia="Times New Roman" w:hAnsi="Times New Roman" w:cs="Times New Roman"/>
          <w:b/>
          <w:color w:val="222222"/>
          <w:sz w:val="28"/>
          <w:szCs w:val="28"/>
          <w:highlight w:val="white"/>
        </w:rPr>
        <w:t>Качество программного обеспечения</w:t>
      </w:r>
      <w:r>
        <w:rPr>
          <w:rFonts w:ascii="Times New Roman" w:eastAsia="Times New Roman" w:hAnsi="Times New Roman" w:cs="Times New Roman"/>
          <w:color w:val="222222"/>
          <w:sz w:val="28"/>
          <w:szCs w:val="28"/>
          <w:highlight w:val="white"/>
        </w:rPr>
        <w:t xml:space="preserve"> (Software Quality) – это совокупность характеристик программного обеспечения, относящихся к его способности удовлетворять установленные и предполагаемые потребности</w:t>
      </w:r>
      <w:r>
        <w:rPr>
          <w:rFonts w:ascii="Times New Roman" w:eastAsia="Times New Roman" w:hAnsi="Times New Roman" w:cs="Times New Roman"/>
          <w:sz w:val="28"/>
          <w:szCs w:val="28"/>
          <w:highlight w:val="white"/>
        </w:rPr>
        <w:t xml:space="preserve"> [1]</w:t>
      </w:r>
      <w:r>
        <w:rPr>
          <w:rFonts w:ascii="Times New Roman" w:eastAsia="Times New Roman" w:hAnsi="Times New Roman" w:cs="Times New Roman"/>
          <w:color w:val="000000"/>
          <w:sz w:val="28"/>
          <w:szCs w:val="28"/>
          <w:highlight w:val="white"/>
        </w:rPr>
        <w:t>.</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Можно выделить следующие </w:t>
      </w:r>
      <w:r>
        <w:rPr>
          <w:rFonts w:ascii="Times New Roman" w:eastAsia="Times New Roman" w:hAnsi="Times New Roman" w:cs="Times New Roman"/>
          <w:b/>
          <w:color w:val="000000"/>
          <w:sz w:val="28"/>
          <w:szCs w:val="28"/>
        </w:rPr>
        <w:t>направления, обеспечивающие достижения целей тестирования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22222"/>
          <w:sz w:val="28"/>
          <w:szCs w:val="28"/>
          <w:highlight w:val="white"/>
        </w:rPr>
        <w:t xml:space="preserve">повысить вероятность того, что приложение, предназначенное </w:t>
      </w:r>
      <w:r>
        <w:rPr>
          <w:rFonts w:ascii="Times New Roman" w:eastAsia="Times New Roman" w:hAnsi="Times New Roman" w:cs="Times New Roman"/>
          <w:color w:val="222222"/>
          <w:sz w:val="28"/>
          <w:szCs w:val="28"/>
          <w:highlight w:val="white"/>
        </w:rPr>
        <w:lastRenderedPageBreak/>
        <w:t>для тестирования, будет работать правильно при любых обстоятельствах; повысить вероятность того, что приложение, предназначенное для тестирования, будет соответствовать всем описанным требованиям; предоставление актуальной информации о состоянии продукта на данный момент.</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Стратегия тестирования  </w:t>
      </w:r>
      <w:r>
        <w:rPr>
          <w:rFonts w:ascii="Times New Roman" w:eastAsia="Times New Roman" w:hAnsi="Times New Roman" w:cs="Times New Roman"/>
          <w:color w:val="222222"/>
          <w:sz w:val="28"/>
          <w:szCs w:val="28"/>
          <w:highlight w:val="white"/>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это </w:t>
      </w:r>
      <w:r>
        <w:rPr>
          <w:rFonts w:ascii="Times New Roman" w:eastAsia="Times New Roman" w:hAnsi="Times New Roman" w:cs="Times New Roman"/>
          <w:color w:val="222222"/>
          <w:sz w:val="28"/>
          <w:szCs w:val="28"/>
          <w:highlight w:val="white"/>
        </w:rPr>
        <w:t>описание общего подхода к тестированию и целей тестирования</w:t>
      </w:r>
      <w:r>
        <w:rPr>
          <w:rFonts w:ascii="Times New Roman" w:eastAsia="Times New Roman" w:hAnsi="Times New Roman" w:cs="Times New Roman"/>
          <w:color w:val="000000"/>
          <w:sz w:val="28"/>
          <w:szCs w:val="28"/>
        </w:rPr>
        <w:t xml:space="preserve">, которое строится с учетом множества условий, в которых развивается программный продукт или проект. В зависимости от целей проекта и его масштаба определяются </w:t>
      </w:r>
      <w:r>
        <w:rPr>
          <w:rFonts w:ascii="Times New Roman" w:eastAsia="Times New Roman" w:hAnsi="Times New Roman" w:cs="Times New Roman"/>
          <w:i/>
          <w:color w:val="000000"/>
          <w:sz w:val="28"/>
          <w:szCs w:val="28"/>
        </w:rPr>
        <w:t>технологии и инструменты</w:t>
      </w:r>
      <w:r>
        <w:rPr>
          <w:rFonts w:ascii="Times New Roman" w:eastAsia="Times New Roman" w:hAnsi="Times New Roman" w:cs="Times New Roman"/>
          <w:color w:val="000000"/>
          <w:sz w:val="28"/>
          <w:szCs w:val="28"/>
        </w:rPr>
        <w:t xml:space="preserve"> тестирования. Определяются </w:t>
      </w:r>
      <w:r>
        <w:rPr>
          <w:rFonts w:ascii="Times New Roman" w:eastAsia="Times New Roman" w:hAnsi="Times New Roman" w:cs="Times New Roman"/>
          <w:i/>
          <w:color w:val="000000"/>
          <w:sz w:val="28"/>
          <w:szCs w:val="28"/>
        </w:rPr>
        <w:t>условия успешного завершения и выполнения тестов</w:t>
      </w:r>
      <w:r>
        <w:rPr>
          <w:rFonts w:ascii="Times New Roman" w:eastAsia="Times New Roman" w:hAnsi="Times New Roman" w:cs="Times New Roman"/>
          <w:color w:val="000000"/>
          <w:sz w:val="28"/>
          <w:szCs w:val="28"/>
        </w:rPr>
        <w:t xml:space="preserve">. Устанавливаются </w:t>
      </w:r>
      <w:r>
        <w:rPr>
          <w:rFonts w:ascii="Times New Roman" w:eastAsia="Times New Roman" w:hAnsi="Times New Roman" w:cs="Times New Roman"/>
          <w:i/>
          <w:color w:val="000000"/>
          <w:sz w:val="28"/>
          <w:szCs w:val="28"/>
        </w:rPr>
        <w:t xml:space="preserve">критерии качества </w:t>
      </w:r>
      <w:r>
        <w:rPr>
          <w:rFonts w:ascii="Times New Roman" w:eastAsia="Times New Roman" w:hAnsi="Times New Roman" w:cs="Times New Roman"/>
          <w:color w:val="000000"/>
          <w:sz w:val="28"/>
          <w:szCs w:val="28"/>
        </w:rPr>
        <w:t xml:space="preserve">программного продукта и его основных компонентов. Предопределяются </w:t>
      </w:r>
      <w:r>
        <w:rPr>
          <w:rFonts w:ascii="Times New Roman" w:eastAsia="Times New Roman" w:hAnsi="Times New Roman" w:cs="Times New Roman"/>
          <w:i/>
          <w:color w:val="000000"/>
          <w:sz w:val="28"/>
          <w:szCs w:val="28"/>
        </w:rPr>
        <w:t>график тестирования</w:t>
      </w:r>
      <w:r>
        <w:rPr>
          <w:rFonts w:ascii="Times New Roman" w:eastAsia="Times New Roman" w:hAnsi="Times New Roman" w:cs="Times New Roman"/>
          <w:color w:val="000000"/>
          <w:sz w:val="28"/>
          <w:szCs w:val="28"/>
        </w:rPr>
        <w:t xml:space="preserve">. Данную совокупность мероприятий описывает стратегия тестирования или тест план. </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 xml:space="preserve">Таким образом, под </w:t>
      </w:r>
      <w:r>
        <w:rPr>
          <w:rFonts w:ascii="Times New Roman" w:eastAsia="Times New Roman" w:hAnsi="Times New Roman" w:cs="Times New Roman"/>
          <w:i/>
          <w:color w:val="000000"/>
          <w:sz w:val="28"/>
          <w:szCs w:val="28"/>
          <w:highlight w:val="white"/>
        </w:rPr>
        <w:t>стратегией тестирования</w:t>
      </w:r>
      <w:r>
        <w:rPr>
          <w:rFonts w:ascii="Times New Roman" w:eastAsia="Times New Roman" w:hAnsi="Times New Roman" w:cs="Times New Roman"/>
          <w:color w:val="000000"/>
          <w:sz w:val="28"/>
          <w:szCs w:val="28"/>
          <w:highlight w:val="white"/>
        </w:rPr>
        <w:t xml:space="preserve"> будем понимать совокупность следующих основных элементов: </w:t>
      </w:r>
      <w:r>
        <w:rPr>
          <w:rFonts w:ascii="Times New Roman" w:eastAsia="Times New Roman" w:hAnsi="Times New Roman" w:cs="Times New Roman"/>
          <w:color w:val="000000"/>
          <w:sz w:val="28"/>
          <w:szCs w:val="28"/>
        </w:rPr>
        <w:t xml:space="preserve">компоненты и функционал ПО, которые будут протестированы; тестовую среду; методы и типы тестирования; </w:t>
      </w:r>
      <w:r>
        <w:rPr>
          <w:rFonts w:ascii="Times New Roman" w:eastAsia="Times New Roman" w:hAnsi="Times New Roman" w:cs="Times New Roman"/>
          <w:sz w:val="28"/>
          <w:szCs w:val="28"/>
          <w:highlight w:val="white"/>
        </w:rPr>
        <w:t>виды</w:t>
      </w:r>
      <w:r>
        <w:rPr>
          <w:rFonts w:ascii="Times New Roman" w:eastAsia="Times New Roman" w:hAnsi="Times New Roman" w:cs="Times New Roman"/>
          <w:color w:val="000000"/>
          <w:sz w:val="28"/>
          <w:szCs w:val="28"/>
          <w:highlight w:val="white"/>
        </w:rPr>
        <w:t xml:space="preserve"> тестов, которые будут использованы (функциональные тесты, тесты под нагрузкой, тесты объема, производительности, удобства работы, распределения и т.д.)</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highlight w:val="white"/>
        </w:rPr>
        <w:t>применяемые технологии тестирования (автоматическое тестирование и тестирование вручную)</w:t>
      </w:r>
      <w:r>
        <w:rPr>
          <w:rFonts w:ascii="Times New Roman" w:eastAsia="Times New Roman" w:hAnsi="Times New Roman" w:cs="Times New Roman"/>
          <w:color w:val="000000"/>
          <w:sz w:val="28"/>
          <w:szCs w:val="28"/>
        </w:rPr>
        <w:t>; тестовый инструментарий.</w:t>
      </w:r>
    </w:p>
    <w:p w:rsidR="00550131" w:rsidRDefault="001F1620">
      <w:pPr>
        <w:spacing w:after="0" w:line="276" w:lineRule="auto"/>
        <w:ind w:right="85" w:firstLine="72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Выбранная для конкретного проекта стратегия фиксируется в документе - тест-плане. </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Тест план </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это часть общей проектной документации, описывающий субъект, время и методы тестирования, а также занятость команды тестирования. Цель Тест плана </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определить компоненты, которые будут протестированы, тестовую среду, методы и типы тестирования, виды тестов, которые будут использованы, тестовый инструментарий,ответственных лиц. Обычно выбранную стратегию документируют и утверждают на самых начальных этапах жизненного цикла программного продукта и придерживаются на всем его протяжении. </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Не существует единого шаблона распределения тестов по циклам тестирования. Типы тестов зависят от количества итераций, размера итерации и типа проекта.</w:t>
      </w:r>
    </w:p>
    <w:p w:rsidR="00550131" w:rsidRDefault="001F1620">
      <w:pPr>
        <w:shd w:val="clear" w:color="auto" w:fill="FFFFFF"/>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 xml:space="preserve">При тестировании центральное внимание уделяется охвату всех требований, подлежащих тестированию, то есть выполнению всех предусмотренных тестов. Это значит, что критерии завершения тестирования обычно привязаны к количественному охвату множества тестов, каждый из которых, в свою очередь, напрямую связан с каким-либо требованием. При тестировании компонентов и интеграции удобнее </w:t>
      </w:r>
      <w:r>
        <w:rPr>
          <w:rFonts w:ascii="Times New Roman" w:eastAsia="Times New Roman" w:hAnsi="Times New Roman" w:cs="Times New Roman"/>
          <w:color w:val="000000"/>
          <w:sz w:val="28"/>
          <w:szCs w:val="28"/>
          <w:highlight w:val="white"/>
        </w:rPr>
        <w:lastRenderedPageBreak/>
        <w:t xml:space="preserve">пользоваться критериями завершения на основе охвата кода. На разных этапах итерационного процесса разработки ПО происходит изменение </w:t>
      </w:r>
      <w:r>
        <w:rPr>
          <w:rFonts w:ascii="Times New Roman" w:eastAsia="Times New Roman" w:hAnsi="Times New Roman" w:cs="Times New Roman"/>
          <w:color w:val="000000"/>
          <w:sz w:val="28"/>
          <w:szCs w:val="28"/>
        </w:rPr>
        <w:t>критериев охвата</w:t>
      </w:r>
      <w:r>
        <w:rPr>
          <w:rFonts w:ascii="Times New Roman" w:eastAsia="Times New Roman" w:hAnsi="Times New Roman" w:cs="Times New Roman"/>
          <w:color w:val="000000"/>
          <w:sz w:val="28"/>
          <w:szCs w:val="28"/>
          <w:highlight w:val="white"/>
        </w:rPr>
        <w:t>. План тестирования должен содержать наборы критериев завершения тестирования для тестирования компонентов, интеграции и системы в целом. Для разных итераций могут быть определены разные наборы критериев завершения.</w:t>
      </w:r>
    </w:p>
    <w:p w:rsidR="00550131" w:rsidRDefault="001F1620">
      <w:pPr>
        <w:spacing w:after="0" w:line="276" w:lineRule="auto"/>
        <w:ind w:right="85"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В определенных культурах тестирования план тестирования считается неофициальным нерегулярным рабочим продуктом, а в других - является в значительной степени формализован и часто требует выхода из системы. По существу, формат и содержимое этого рабочего продукта должны изменяться в соответствии с конкретными потребностями организации или проекта</w:t>
      </w:r>
      <w:r w:rsidR="00467F7D">
        <w:rPr>
          <w:rFonts w:ascii="Times New Roman" w:eastAsia="Times New Roman" w:hAnsi="Times New Roman" w:cs="Times New Roman"/>
          <w:color w:val="000000"/>
          <w:sz w:val="28"/>
          <w:szCs w:val="28"/>
        </w:rPr>
        <w:t>.</w:t>
      </w:r>
    </w:p>
    <w:p w:rsidR="00550131" w:rsidRDefault="00550131" w:rsidP="00467F7D">
      <w:pPr>
        <w:spacing w:after="0" w:line="360" w:lineRule="auto"/>
        <w:ind w:right="85" w:firstLine="720"/>
        <w:jc w:val="both"/>
        <w:rPr>
          <w:rFonts w:ascii="Times New Roman" w:eastAsia="Times New Roman" w:hAnsi="Times New Roman" w:cs="Times New Roman"/>
          <w:sz w:val="28"/>
          <w:szCs w:val="28"/>
        </w:rPr>
      </w:pPr>
    </w:p>
    <w:p w:rsidR="00550131" w:rsidRDefault="001F1620" w:rsidP="00467F7D">
      <w:pPr>
        <w:pStyle w:val="2"/>
        <w:spacing w:before="0" w:line="360" w:lineRule="auto"/>
        <w:ind w:right="85" w:firstLine="720"/>
        <w:rPr>
          <w:rFonts w:ascii="Times New Roman" w:eastAsia="Times New Roman" w:hAnsi="Times New Roman" w:cs="Times New Roman"/>
          <w:b/>
          <w:color w:val="000000"/>
          <w:sz w:val="32"/>
          <w:szCs w:val="32"/>
        </w:rPr>
      </w:pPr>
      <w:bookmarkStart w:id="65" w:name="_Toc12283045"/>
      <w:r>
        <w:rPr>
          <w:rFonts w:ascii="Times New Roman" w:eastAsia="Times New Roman" w:hAnsi="Times New Roman" w:cs="Times New Roman"/>
          <w:b/>
          <w:color w:val="000000"/>
          <w:sz w:val="32"/>
          <w:szCs w:val="32"/>
        </w:rPr>
        <w:t>1.2 Жизненный цикл тестирования ПО</w:t>
      </w:r>
      <w:bookmarkEnd w:id="65"/>
      <w:r>
        <w:rPr>
          <w:rFonts w:ascii="Times New Roman" w:eastAsia="Times New Roman" w:hAnsi="Times New Roman" w:cs="Times New Roman"/>
          <w:b/>
          <w:color w:val="000000"/>
          <w:sz w:val="32"/>
          <w:szCs w:val="32"/>
        </w:rPr>
        <w:t xml:space="preserve"> </w:t>
      </w:r>
    </w:p>
    <w:p w:rsidR="00550131" w:rsidRDefault="00550131" w:rsidP="00467F7D">
      <w:pPr>
        <w:spacing w:after="0" w:line="360" w:lineRule="auto"/>
      </w:pPr>
    </w:p>
    <w:p w:rsidR="00550131" w:rsidRDefault="001F1620" w:rsidP="00467F7D">
      <w:pPr>
        <w:spacing w:after="0" w:line="360"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Отдельно выделяют стандартные этапы тестирования, которым придерживаются большинство разрабатываемых продуктов. </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t xml:space="preserve">Анализ требований </w:t>
      </w:r>
      <w:r>
        <w:rPr>
          <w:rFonts w:ascii="Times New Roman" w:eastAsia="Times New Roman" w:hAnsi="Times New Roman" w:cs="Times New Roman"/>
          <w:sz w:val="28"/>
          <w:szCs w:val="28"/>
          <w:highlight w:val="white"/>
        </w:rPr>
        <w:t>[2]</w:t>
      </w:r>
      <w:r>
        <w:rPr>
          <w:rFonts w:ascii="Times New Roman" w:eastAsia="Times New Roman" w:hAnsi="Times New Roman" w:cs="Times New Roman"/>
          <w:b/>
          <w:i/>
          <w:sz w:val="28"/>
          <w:szCs w:val="28"/>
          <w:highlight w:val="white"/>
        </w:rPr>
        <w:t>.</w:t>
      </w:r>
      <w:r>
        <w:rPr>
          <w:rFonts w:ascii="Times New Roman" w:eastAsia="Times New Roman" w:hAnsi="Times New Roman" w:cs="Times New Roman"/>
          <w:sz w:val="28"/>
          <w:szCs w:val="28"/>
          <w:highlight w:val="white"/>
        </w:rPr>
        <w:t xml:space="preserve"> </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Процесс статического тестирования начинается с определения и анализа требований к системе. Изучаются существующие материалы и методические вопросы (техническое задание на разработку, рабочий и технический проект, пр.), выясняются основные используемые понятия, термины и определения, ожидаемые функциональные требования к системе, такие как требования к интерфейсу (описывает входы, получаемые из внешних систем, и выходы, направляемые во внешние системы. Накладываются ли на эти интерфейсы какие-то ограничения?), данным (описывают входные и выходные данные системы, формат данных, их хранение), производительности (описывают проблемы масштабирования и синхронизации, например, сколько пользователей одновременно должна обслуживать система), требования к пользователям и человеческому фактору (кто будет работать с программным обеспечением, учет необходимого уровня удобства и простоты использования), физическим средствам тестирования (операционная система под управлением которой выполняется программный продукт, и вычислительная платформа, на которой эксплуатируется система), безопасности (доступ к программному продукту и управление данными), документации (определяется в каком виде она должна быть и должна ли быть вообще), устранению неисправностей </w:t>
      </w:r>
      <w:r>
        <w:rPr>
          <w:rFonts w:ascii="Times New Roman" w:eastAsia="Times New Roman" w:hAnsi="Times New Roman" w:cs="Times New Roman"/>
          <w:sz w:val="28"/>
          <w:szCs w:val="28"/>
          <w:highlight w:val="white"/>
        </w:rPr>
        <w:lastRenderedPageBreak/>
        <w:t>(реакция системы на неисправности), сопровождению (определяется, как производится устранение проблем обнаруженных в системе).</w:t>
      </w:r>
    </w:p>
    <w:p w:rsidR="00550131" w:rsidRDefault="001F1620">
      <w:pPr>
        <w:spacing w:after="0" w:line="276" w:lineRule="auto"/>
        <w:ind w:right="85" w:firstLine="720"/>
        <w:jc w:val="both"/>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Планирование испытаний.</w:t>
      </w:r>
    </w:p>
    <w:p w:rsidR="00550131" w:rsidRDefault="001F1620">
      <w:pPr>
        <w:tabs>
          <w:tab w:val="left" w:pos="1985"/>
        </w:tabs>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Для того, чтобы тестирование было эффективным, необходимо потратить значительные средства и усилия на планирование. На этапе планирования определяется стратегия тестирования, производится оценка времени для проведения тестовых работ, определяется состав и структура испытательной системы (выявление аппаратных и программных средств тестирования), подготовка и утверждение плана проведения испытаний. План проведения испытаний дает описание подхода, который предусматривается задействовать при проведении тестирования, а также объем трудозатрат на тестирование.</w:t>
      </w:r>
    </w:p>
    <w:p w:rsidR="00550131" w:rsidRDefault="001F1620">
      <w:pPr>
        <w:spacing w:after="0" w:line="276" w:lineRule="auto"/>
        <w:ind w:right="85" w:firstLine="720"/>
        <w:jc w:val="both"/>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Проектирование тестов.</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На этапе проектирования и разработки тестов определяются цели тестов, спецификации для ввода каждого теста, тестовая конфигурация. Производится автоматизация часто используемых тестов, требующих больших затрат времени. Разрабатывается методика тестирования, обладающая требуемым уровнем детализации. В результате выполнения этих действий будет получен набор тестовых случаев (test cases), который может использоваться для проведения испытаний.</w:t>
      </w:r>
    </w:p>
    <w:p w:rsidR="00550131" w:rsidRDefault="001F1620">
      <w:pPr>
        <w:spacing w:after="0" w:line="276" w:lineRule="auto"/>
        <w:ind w:right="85" w:firstLine="720"/>
        <w:jc w:val="both"/>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Реализация и отладка тестов.</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После этапа проектирования тест необходимо проверить на наличие дефектов с целью их немедленного устранения, и затем испытать на некоторой сборке программного продукта. После прогона тестов необходимо провести анализ неудачных исходов прогона тестов, выяснить причину источника неудачи теста </w:t>
      </w:r>
      <w:r>
        <w:rPr>
          <w:rFonts w:ascii="Times New Roman" w:eastAsia="Times New Roman" w:hAnsi="Times New Roman" w:cs="Times New Roman"/>
          <w:color w:val="222222"/>
          <w:sz w:val="28"/>
          <w:szCs w:val="28"/>
          <w:highlight w:val="white"/>
        </w:rPr>
        <w:t>–</w:t>
      </w:r>
      <w:r>
        <w:rPr>
          <w:rFonts w:ascii="Times New Roman" w:eastAsia="Times New Roman" w:hAnsi="Times New Roman" w:cs="Times New Roman"/>
          <w:sz w:val="28"/>
          <w:szCs w:val="28"/>
          <w:highlight w:val="white"/>
        </w:rPr>
        <w:t xml:space="preserve"> программный код или сам тест.</w:t>
      </w:r>
    </w:p>
    <w:p w:rsidR="00550131" w:rsidRDefault="001F1620">
      <w:pPr>
        <w:spacing w:after="0" w:line="276" w:lineRule="auto"/>
        <w:ind w:right="85" w:firstLine="720"/>
        <w:jc w:val="both"/>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Системное тестирование.</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Входными данными для системного тестирования является набор отлаженных тестов. Системное тестирование проводится для удостоверения того, что программное обеспечение делает именно то, что от него ожидает пользователь. Используются два основных типа испытаний: функциональная проверка и испытания для определения рабочих характеристик. Функциональная проверка использует набор тестов, которые определяют, выполняет ли система всё то, что она должна делать с точки зрения пользователя. Производится тестирование функций программного продукта (т.е. поиск различий между разработанной программой и ее спецификацией).</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Проводится многократное тестирование каждой функции системы, множества их сочетаний, имитация и проверка на наличие сбоев, применительно к каждому функциональному требованию.</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После того, как тестирование подтвердило адекватность базовой функциональности системы, задачей тестирования становятся испытания для определения рабочих характеристик. В рамках данной задачи выполняется тестирование в предельных режимах, нагрузочные испытания (так например, если программа рассчитана на подключение к ней большого числа пользователей, то её необходимо тестировать при максимально возможной нагрузке. </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Для программ, выполняющих операции «запись-чтение», проводится тестирование операций обработки больших массивов данных с оценкой изменения времени отклика для выявления коэффициента пропорциональности падения быстродействия с увеличением количества обрабатываемых данных. Проводятся испытания на надежность и эксплуатационную готовность. Также проводится ряд дополнительных испытаний, таких как проверка безопасности, установочная проверка, проверка на совместимость, проверка удобства и простоты использования.</w:t>
      </w:r>
    </w:p>
    <w:p w:rsidR="00550131" w:rsidRDefault="001F1620">
      <w:pPr>
        <w:spacing w:after="0" w:line="276" w:lineRule="auto"/>
        <w:ind w:right="85" w:firstLine="720"/>
        <w:jc w:val="both"/>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Приемочные испытания.</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 завершении системного тестирования продукт может быть передан пользователю для проведения приемочных испытаний (acceptance testing). Производится бета-тестирование, также возможен случай, когда заказчик выполняет заранее определенный набор тестовых случаев, имитирующих типовые условия, в которых система будет работать после ввода в эксплуатацию. Заключительным видом приемочных испытаний является установочная проверка (installation testing), по условиям которой завершенная версия программного продукта устанавливается на площадках заказчика с целью получить от него подтверждение, что программный продукт соответствует всем требованиям.</w:t>
      </w:r>
    </w:p>
    <w:p w:rsidR="00550131" w:rsidRDefault="001F1620">
      <w:pPr>
        <w:spacing w:after="0" w:line="276" w:lineRule="auto"/>
        <w:ind w:right="85" w:firstLine="720"/>
        <w:jc w:val="both"/>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Сопровождение.</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Сопровождение означает проверку результатов исправления дефектов, которые были найдены заказчиком в процессе эксплуатации программного продукта, тестирование расширенных функциональных возможностей и выполнение регрессионных тестов на новых версиях программного продукта.</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Цель всего этого заключается в получении подтверждения того, что ранее исправно работавшие функциональные средства не пострадали от внесения изменений в программный продукт, и новые добавленные функции также работают корректно.</w:t>
      </w: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Схема, описывающая жизненный цикл этапа тестирования представлена на рисунке 1.1.</w:t>
      </w:r>
    </w:p>
    <w:p w:rsidR="00467F7D" w:rsidRDefault="00467F7D">
      <w:pPr>
        <w:spacing w:after="0" w:line="276" w:lineRule="auto"/>
        <w:ind w:right="85" w:firstLine="720"/>
        <w:jc w:val="both"/>
        <w:rPr>
          <w:rFonts w:ascii="Times New Roman" w:eastAsia="Times New Roman" w:hAnsi="Times New Roman" w:cs="Times New Roman"/>
          <w:sz w:val="28"/>
          <w:szCs w:val="28"/>
          <w:highlight w:val="white"/>
        </w:rPr>
      </w:pPr>
    </w:p>
    <w:p w:rsidR="00550131" w:rsidRDefault="001F1620">
      <w:pPr>
        <w:spacing w:after="0" w:line="360" w:lineRule="auto"/>
        <w:ind w:right="85" w:firstLine="72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noProof/>
          <w:color w:val="FF0000"/>
          <w:sz w:val="28"/>
          <w:szCs w:val="28"/>
          <w:highlight w:val="white"/>
          <w:lang w:val="be-BY" w:eastAsia="be-BY"/>
        </w:rPr>
        <w:drawing>
          <wp:inline distT="114300" distB="114300" distL="114300" distR="114300">
            <wp:extent cx="6142355" cy="5686425"/>
            <wp:effectExtent l="0" t="0" r="0" b="952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42673" cy="5686719"/>
                    </a:xfrm>
                    <a:prstGeom prst="rect">
                      <a:avLst/>
                    </a:prstGeom>
                    <a:ln/>
                  </pic:spPr>
                </pic:pic>
              </a:graphicData>
            </a:graphic>
          </wp:inline>
        </w:drawing>
      </w:r>
    </w:p>
    <w:p w:rsidR="00550131" w:rsidRDefault="001F1620">
      <w:pPr>
        <w:spacing w:after="0" w:line="360" w:lineRule="auto"/>
        <w:ind w:right="85" w:firstLine="72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 xml:space="preserve">Рисунок 1.1 </w:t>
      </w:r>
      <w:r>
        <w:rPr>
          <w:rFonts w:ascii="Times New Roman" w:eastAsia="Times New Roman" w:hAnsi="Times New Roman" w:cs="Times New Roman"/>
          <w:sz w:val="28"/>
          <w:szCs w:val="28"/>
        </w:rPr>
        <w:t>–</w:t>
      </w:r>
      <w:r>
        <w:rPr>
          <w:rFonts w:ascii="Times New Roman" w:eastAsia="Times New Roman" w:hAnsi="Times New Roman" w:cs="Times New Roman"/>
          <w:b/>
          <w:sz w:val="28"/>
          <w:szCs w:val="28"/>
          <w:highlight w:val="white"/>
        </w:rPr>
        <w:t xml:space="preserve"> Схема жизненного цикла этапа тестирования</w:t>
      </w:r>
    </w:p>
    <w:p w:rsidR="00550131" w:rsidRDefault="001F1620">
      <w:pPr>
        <w:spacing w:after="0" w:line="360" w:lineRule="auto"/>
        <w:ind w:right="85" w:firstLine="72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Источник: Собственная разработка автора </w:t>
      </w:r>
    </w:p>
    <w:p w:rsidR="00550131" w:rsidRDefault="00550131" w:rsidP="00467F7D">
      <w:pPr>
        <w:spacing w:after="0" w:line="360" w:lineRule="auto"/>
        <w:ind w:right="85"/>
        <w:jc w:val="both"/>
        <w:rPr>
          <w:rFonts w:ascii="Times New Roman" w:eastAsia="Times New Roman" w:hAnsi="Times New Roman" w:cs="Times New Roman"/>
          <w:sz w:val="28"/>
          <w:szCs w:val="28"/>
          <w:highlight w:val="white"/>
        </w:rPr>
      </w:pPr>
    </w:p>
    <w:p w:rsidR="00550131" w:rsidRDefault="001F1620" w:rsidP="00467F7D">
      <w:pPr>
        <w:pStyle w:val="2"/>
        <w:spacing w:line="360" w:lineRule="auto"/>
        <w:ind w:left="1440" w:hanging="720"/>
        <w:rPr>
          <w:rFonts w:ascii="Times New Roman" w:eastAsia="Times New Roman" w:hAnsi="Times New Roman" w:cs="Times New Roman"/>
          <w:b/>
          <w:color w:val="000000"/>
          <w:sz w:val="32"/>
          <w:szCs w:val="32"/>
        </w:rPr>
      </w:pPr>
      <w:bookmarkStart w:id="66" w:name="_Toc12283046"/>
      <w:r>
        <w:rPr>
          <w:rFonts w:ascii="Times New Roman" w:eastAsia="Times New Roman" w:hAnsi="Times New Roman" w:cs="Times New Roman"/>
          <w:b/>
          <w:color w:val="000000"/>
          <w:sz w:val="32"/>
          <w:szCs w:val="32"/>
        </w:rPr>
        <w:lastRenderedPageBreak/>
        <w:t>1.3 Основные проблемы управления проектами на стадии тестирования</w:t>
      </w:r>
      <w:bookmarkEnd w:id="66"/>
    </w:p>
    <w:p w:rsidR="00467F7D" w:rsidRPr="00467F7D" w:rsidRDefault="00467F7D" w:rsidP="00467F7D">
      <w:pPr>
        <w:spacing w:after="0"/>
      </w:pPr>
    </w:p>
    <w:p w:rsidR="00550131" w:rsidRDefault="001F1620">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Основываясь на опыте работы тестировщиков, можно выделить следующие основные проблемы, возникающие на этапе тестирования.</w:t>
      </w:r>
    </w:p>
    <w:p w:rsidR="00550131" w:rsidRDefault="001F1620">
      <w:pPr>
        <w:numPr>
          <w:ilvl w:val="0"/>
          <w:numId w:val="31"/>
        </w:numPr>
        <w:pBdr>
          <w:top w:val="nil"/>
          <w:left w:val="nil"/>
          <w:bottom w:val="nil"/>
          <w:right w:val="nil"/>
          <w:between w:val="nil"/>
        </w:pBdr>
        <w:spacing w:after="0" w:line="276" w:lineRule="auto"/>
        <w:ind w:right="85"/>
        <w:jc w:val="both"/>
        <w:rPr>
          <w:rFonts w:ascii="Times New Roman" w:eastAsia="Times New Roman" w:hAnsi="Times New Roman" w:cs="Times New Roman"/>
          <w:sz w:val="28"/>
          <w:szCs w:val="28"/>
          <w:highlight w:val="white"/>
        </w:rPr>
      </w:pPr>
      <w:r>
        <w:rPr>
          <w:rFonts w:ascii="Times New Roman" w:eastAsia="Times New Roman" w:hAnsi="Times New Roman" w:cs="Times New Roman"/>
          <w:b/>
          <w:color w:val="000000"/>
          <w:sz w:val="28"/>
          <w:szCs w:val="28"/>
          <w:highlight w:val="white"/>
        </w:rPr>
        <w:t xml:space="preserve">Нечеткие требования. </w:t>
      </w:r>
      <w:r>
        <w:rPr>
          <w:rFonts w:ascii="Times New Roman" w:eastAsia="Times New Roman" w:hAnsi="Times New Roman" w:cs="Times New Roman"/>
          <w:sz w:val="28"/>
          <w:szCs w:val="28"/>
        </w:rPr>
        <w:t>Примером может стать некорректно составленные требования и разработанный по ним функционал. Данный продукт с высокой вероятностью не будет соответствовать ожиданиям заказчика.</w:t>
      </w:r>
    </w:p>
    <w:p w:rsidR="00550131" w:rsidRDefault="001F1620">
      <w:pPr>
        <w:numPr>
          <w:ilvl w:val="0"/>
          <w:numId w:val="31"/>
        </w:numPr>
        <w:pBdr>
          <w:top w:val="nil"/>
          <w:left w:val="nil"/>
          <w:bottom w:val="nil"/>
          <w:right w:val="nil"/>
          <w:between w:val="nil"/>
        </w:pBdr>
        <w:spacing w:after="0" w:line="276" w:lineRule="auto"/>
        <w:ind w:right="85"/>
        <w:jc w:val="both"/>
        <w:rPr>
          <w:rFonts w:ascii="Times New Roman" w:eastAsia="Times New Roman" w:hAnsi="Times New Roman" w:cs="Times New Roman"/>
          <w:sz w:val="28"/>
          <w:szCs w:val="28"/>
          <w:highlight w:val="white"/>
        </w:rPr>
      </w:pPr>
      <w:r>
        <w:rPr>
          <w:rFonts w:ascii="Times New Roman" w:eastAsia="Times New Roman" w:hAnsi="Times New Roman" w:cs="Times New Roman"/>
          <w:b/>
          <w:color w:val="000000"/>
          <w:sz w:val="28"/>
          <w:szCs w:val="28"/>
          <w:highlight w:val="white"/>
        </w:rPr>
        <w:t>Неверные эстимации на тестирование</w:t>
      </w:r>
      <w:r>
        <w:rPr>
          <w:rFonts w:ascii="Times New Roman" w:eastAsia="Times New Roman" w:hAnsi="Times New Roman" w:cs="Times New Roman"/>
          <w:b/>
          <w:sz w:val="28"/>
          <w:szCs w:val="28"/>
          <w:highlight w:val="white"/>
        </w:rPr>
        <w:t xml:space="preserve"> или н</w:t>
      </w:r>
      <w:r>
        <w:rPr>
          <w:rFonts w:ascii="Times New Roman" w:eastAsia="Times New Roman" w:hAnsi="Times New Roman" w:cs="Times New Roman"/>
          <w:b/>
          <w:color w:val="000000"/>
          <w:sz w:val="28"/>
          <w:szCs w:val="28"/>
          <w:highlight w:val="white"/>
        </w:rPr>
        <w:t>есоблюдение графика работ</w:t>
      </w:r>
      <w:r>
        <w:rPr>
          <w:rFonts w:ascii="Times New Roman" w:eastAsia="Times New Roman" w:hAnsi="Times New Roman" w:cs="Times New Roman"/>
          <w:sz w:val="28"/>
          <w:szCs w:val="28"/>
          <w:highlight w:val="white"/>
        </w:rPr>
        <w:t xml:space="preserve"> возникают, к</w:t>
      </w:r>
      <w:r>
        <w:rPr>
          <w:rFonts w:ascii="Times New Roman" w:eastAsia="Times New Roman" w:hAnsi="Times New Roman" w:cs="Times New Roman"/>
          <w:color w:val="000000"/>
          <w:sz w:val="28"/>
          <w:szCs w:val="28"/>
          <w:highlight w:val="white"/>
        </w:rPr>
        <w:t xml:space="preserve">огда </w:t>
      </w:r>
      <w:r>
        <w:rPr>
          <w:rFonts w:ascii="Times New Roman" w:eastAsia="Times New Roman" w:hAnsi="Times New Roman" w:cs="Times New Roman"/>
          <w:sz w:val="28"/>
          <w:szCs w:val="28"/>
          <w:highlight w:val="white"/>
        </w:rPr>
        <w:t>разработчики</w:t>
      </w:r>
      <w:r>
        <w:rPr>
          <w:rFonts w:ascii="Times New Roman" w:eastAsia="Times New Roman" w:hAnsi="Times New Roman" w:cs="Times New Roman"/>
          <w:color w:val="000000"/>
          <w:sz w:val="28"/>
          <w:szCs w:val="28"/>
          <w:highlight w:val="white"/>
        </w:rPr>
        <w:t xml:space="preserve"> не соблюдают сроки выполнения задач</w:t>
      </w:r>
      <w:r>
        <w:rPr>
          <w:rFonts w:ascii="Times New Roman" w:eastAsia="Times New Roman" w:hAnsi="Times New Roman" w:cs="Times New Roman"/>
          <w:sz w:val="28"/>
          <w:szCs w:val="28"/>
          <w:highlight w:val="white"/>
        </w:rPr>
        <w:t>, не отдают на тестирован</w:t>
      </w:r>
      <w:r>
        <w:rPr>
          <w:rFonts w:ascii="Times New Roman" w:eastAsia="Times New Roman" w:hAnsi="Times New Roman" w:cs="Times New Roman"/>
          <w:color w:val="000000"/>
          <w:sz w:val="28"/>
          <w:szCs w:val="28"/>
          <w:highlight w:val="white"/>
        </w:rPr>
        <w:t>и</w:t>
      </w:r>
      <w:r>
        <w:rPr>
          <w:rFonts w:ascii="Times New Roman" w:eastAsia="Times New Roman" w:hAnsi="Times New Roman" w:cs="Times New Roman"/>
          <w:sz w:val="28"/>
          <w:szCs w:val="28"/>
          <w:highlight w:val="white"/>
        </w:rPr>
        <w:t>е функционал в срок, и как следствие,</w:t>
      </w:r>
      <w:r>
        <w:rPr>
          <w:rFonts w:ascii="Times New Roman" w:eastAsia="Times New Roman" w:hAnsi="Times New Roman" w:cs="Times New Roman"/>
          <w:color w:val="000000"/>
          <w:sz w:val="28"/>
          <w:szCs w:val="28"/>
          <w:highlight w:val="white"/>
        </w:rPr>
        <w:t xml:space="preserve"> тестировщик</w:t>
      </w:r>
      <w:r>
        <w:rPr>
          <w:rFonts w:ascii="Times New Roman" w:eastAsia="Times New Roman" w:hAnsi="Times New Roman" w:cs="Times New Roman"/>
          <w:sz w:val="28"/>
          <w:szCs w:val="28"/>
          <w:highlight w:val="white"/>
        </w:rPr>
        <w:t>ам остается</w:t>
      </w:r>
      <w:r>
        <w:rPr>
          <w:rFonts w:ascii="Times New Roman" w:eastAsia="Times New Roman" w:hAnsi="Times New Roman" w:cs="Times New Roman"/>
          <w:color w:val="000000"/>
          <w:sz w:val="28"/>
          <w:szCs w:val="28"/>
          <w:highlight w:val="white"/>
        </w:rPr>
        <w:t xml:space="preserve"> меньше времени на тест</w:t>
      </w:r>
      <w:r>
        <w:rPr>
          <w:rFonts w:ascii="Times New Roman" w:eastAsia="Times New Roman" w:hAnsi="Times New Roman" w:cs="Times New Roman"/>
          <w:sz w:val="28"/>
          <w:szCs w:val="28"/>
          <w:highlight w:val="white"/>
        </w:rPr>
        <w:t>ирование.</w:t>
      </w:r>
    </w:p>
    <w:p w:rsidR="00550131" w:rsidRDefault="001F1620">
      <w:pPr>
        <w:numPr>
          <w:ilvl w:val="0"/>
          <w:numId w:val="31"/>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Неверное сопоставление ресурсов с задачами проекта (трудовые ресурсы-персонал).</w:t>
      </w:r>
      <w:r>
        <w:rPr>
          <w:rFonts w:ascii="Times New Roman" w:eastAsia="Times New Roman" w:hAnsi="Times New Roman" w:cs="Times New Roman"/>
          <w:sz w:val="28"/>
          <w:szCs w:val="28"/>
        </w:rPr>
        <w:t xml:space="preserve"> Примером является ситуация, когда разработка функционала не требовала больших временных затрат и задачу мог реализовать один программист за 2 дня. Тестирование функционала занимала больше времени в силу своей сложности (5 дней) и требовала высоких навыков от тестировщика. Для решения поставленной задачи необходимо либо два тестировщика с небольшим опытом, либо один с высоким уровнем знаний. Но менеджер собрал команду из двух программистов и одного тестировщика. Как следствие, в условиях ограниченного по времени спринта (одна неделя), сроки сдачи функционала в релиз будут нарушены, а в релиз выйдут критичные баги.</w:t>
      </w:r>
    </w:p>
    <w:p w:rsidR="00550131" w:rsidRDefault="001F1620">
      <w:pPr>
        <w:numPr>
          <w:ilvl w:val="0"/>
          <w:numId w:val="31"/>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Игнорирование мелких проблем на ранних стадиях разработки проекта</w:t>
      </w:r>
      <w:r>
        <w:rPr>
          <w:rFonts w:ascii="Times New Roman" w:eastAsia="Times New Roman" w:hAnsi="Times New Roman" w:cs="Times New Roman"/>
          <w:sz w:val="28"/>
          <w:szCs w:val="28"/>
        </w:rPr>
        <w:t xml:space="preserve">, которые могут перерасти в большие проблемы на стадии тестирования. </w:t>
      </w:r>
    </w:p>
    <w:p w:rsidR="00550131" w:rsidRDefault="001F1620">
      <w:pPr>
        <w:numPr>
          <w:ilvl w:val="0"/>
          <w:numId w:val="31"/>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Нарушение плана разработки продукта со стороны менеджмента</w:t>
      </w:r>
      <w:r>
        <w:rPr>
          <w:rFonts w:ascii="Times New Roman" w:eastAsia="Times New Roman" w:hAnsi="Times New Roman" w:cs="Times New Roman"/>
          <w:sz w:val="28"/>
          <w:szCs w:val="28"/>
        </w:rPr>
        <w:t>.  Примером может стать случай, когда менеджер не придерживается установленного списка разрабатываемого функционала в спринте, или чрезмерная внимательность к пожеланиям заказчика. Такое поведение менеджера может привести к тому, что разрабатываемый функционал будет отложен на середине, а новый  передан в разработку и тестирование, потому что так захотел заказчик. Необходимо убедить его в том, что лучше закончить один спринт, а в новый спринт включить «горячие исправления», иначе это может вызвать проблемы у тестировщика, например, ему понадобится дополнительное время на переключение с одной задачи на вторую.</w:t>
      </w:r>
    </w:p>
    <w:p w:rsidR="00550131" w:rsidRDefault="001F1620">
      <w:pPr>
        <w:numPr>
          <w:ilvl w:val="0"/>
          <w:numId w:val="31"/>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Человеческий фактор. </w:t>
      </w:r>
      <w:r>
        <w:rPr>
          <w:rFonts w:ascii="Times New Roman" w:eastAsia="Times New Roman" w:hAnsi="Times New Roman" w:cs="Times New Roman"/>
          <w:sz w:val="28"/>
          <w:szCs w:val="28"/>
        </w:rPr>
        <w:t>Например менеджер тестирования не прислушивается к  своей команде, или берет на себя слишком много задач и, естественно, не успевает все сделать сам.</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Выявленные проблемы являются предпосылками для возникновения рисков в процессе тестирования</w:t>
      </w:r>
    </w:p>
    <w:p w:rsidR="00550131" w:rsidRPr="001F1620" w:rsidRDefault="00550131" w:rsidP="0069157C">
      <w:pPr>
        <w:spacing w:after="0" w:line="276" w:lineRule="auto"/>
      </w:pPr>
      <w:bookmarkStart w:id="67" w:name="_1yyy98l" w:colFirst="0" w:colLast="0"/>
      <w:bookmarkEnd w:id="67"/>
    </w:p>
    <w:p w:rsidR="00550131" w:rsidRDefault="001F1620" w:rsidP="0069157C">
      <w:pPr>
        <w:pStyle w:val="2"/>
        <w:spacing w:line="276" w:lineRule="auto"/>
        <w:ind w:firstLine="720"/>
        <w:rPr>
          <w:rFonts w:ascii="Times New Roman" w:eastAsia="Times New Roman" w:hAnsi="Times New Roman" w:cs="Times New Roman"/>
          <w:b/>
          <w:color w:val="000000"/>
          <w:sz w:val="32"/>
          <w:szCs w:val="32"/>
        </w:rPr>
      </w:pPr>
      <w:bookmarkStart w:id="68" w:name="_Toc12283047"/>
      <w:r>
        <w:rPr>
          <w:rFonts w:ascii="Times New Roman" w:eastAsia="Times New Roman" w:hAnsi="Times New Roman" w:cs="Times New Roman"/>
          <w:b/>
          <w:color w:val="000000"/>
          <w:sz w:val="32"/>
          <w:szCs w:val="32"/>
        </w:rPr>
        <w:t>1.4 Риски в тестировании ПО</w:t>
      </w:r>
      <w:bookmarkEnd w:id="68"/>
      <w:r>
        <w:rPr>
          <w:rFonts w:ascii="Times New Roman" w:eastAsia="Times New Roman" w:hAnsi="Times New Roman" w:cs="Times New Roman"/>
          <w:b/>
          <w:color w:val="000000"/>
          <w:sz w:val="32"/>
          <w:szCs w:val="32"/>
        </w:rPr>
        <w:t xml:space="preserve"> </w:t>
      </w:r>
    </w:p>
    <w:p w:rsidR="00550131" w:rsidRDefault="00550131" w:rsidP="0069157C">
      <w:pPr>
        <w:spacing w:after="0" w:line="276" w:lineRule="auto"/>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Риск </w:t>
      </w:r>
      <w:r>
        <w:rPr>
          <w:rFonts w:ascii="Times" w:eastAsia="Times" w:hAnsi="Times" w:cs="Times"/>
          <w:b/>
          <w:sz w:val="24"/>
          <w:szCs w:val="24"/>
        </w:rPr>
        <w:t>–</w:t>
      </w:r>
      <w:r>
        <w:rPr>
          <w:rFonts w:ascii="Times New Roman" w:eastAsia="Times New Roman" w:hAnsi="Times New Roman" w:cs="Times New Roman"/>
          <w:sz w:val="28"/>
          <w:szCs w:val="28"/>
        </w:rPr>
        <w:t xml:space="preserve"> это существующий или развивающийся фактор процесса, который обладает потенциально негативным воздействием на процесс [3]. Стоит разграничивать понятия проблемы и риска. Риск </w:t>
      </w:r>
      <w:r>
        <w:rPr>
          <w:rFonts w:ascii="Times" w:eastAsia="Times" w:hAnsi="Times" w:cs="Times"/>
          <w:b/>
          <w:sz w:val="24"/>
          <w:szCs w:val="24"/>
        </w:rPr>
        <w:t xml:space="preserve">– </w:t>
      </w:r>
      <w:r>
        <w:rPr>
          <w:rFonts w:ascii="Times New Roman" w:eastAsia="Times New Roman" w:hAnsi="Times New Roman" w:cs="Times New Roman"/>
          <w:sz w:val="28"/>
          <w:szCs w:val="28"/>
        </w:rPr>
        <w:t xml:space="preserve">это предполагаемое, возможная проблема, которая еще не случилась, а проблема </w:t>
      </w:r>
      <w:r>
        <w:rPr>
          <w:rFonts w:ascii="Times" w:eastAsia="Times" w:hAnsi="Times" w:cs="Times"/>
          <w:b/>
          <w:sz w:val="24"/>
          <w:szCs w:val="24"/>
        </w:rPr>
        <w:t>–</w:t>
      </w:r>
      <w:r>
        <w:rPr>
          <w:rFonts w:ascii="Times New Roman" w:eastAsia="Times New Roman" w:hAnsi="Times New Roman" w:cs="Times New Roman"/>
          <w:sz w:val="28"/>
          <w:szCs w:val="28"/>
        </w:rPr>
        <w:t xml:space="preserve"> это то, с чем пришлось столкнуться. И риск, и проблема являются факторами, которые могут или уже затруднили работу по производству или тестированию программного продукта. Также стоит отметить, что способы работы с рисками и проблемами отличаются друг от друга. Так, проблему необходимо устранять и минимизировать последствия, а работа с рисками предполагает их минимизацию или недопущение. Работа по минимизации и избеганию рисков называется областью управления рисками.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рисками можно представить в виде циклических действий, представленных на рисунке 1.2</w:t>
      </w:r>
      <w:r>
        <w:rPr>
          <w:rFonts w:ascii="Times New Roman" w:eastAsia="Times New Roman" w:hAnsi="Times New Roman" w:cs="Times New Roman"/>
          <w:color w:val="980000"/>
          <w:sz w:val="28"/>
          <w:szCs w:val="28"/>
        </w:rPr>
        <w:t xml:space="preserve"> </w:t>
      </w:r>
      <w:r>
        <w:rPr>
          <w:rFonts w:ascii="Times New Roman" w:eastAsia="Times New Roman" w:hAnsi="Times New Roman" w:cs="Times New Roman"/>
          <w:sz w:val="28"/>
          <w:szCs w:val="28"/>
        </w:rPr>
        <w:t>ниже. Цикличность работы с рисками происходит в рамках каждой итерации. при этом если итерации длинные, циклов работы с рисками может быть несколько.</w:t>
      </w:r>
    </w:p>
    <w:p w:rsidR="00550131" w:rsidRDefault="001F1620">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be-BY" w:eastAsia="be-BY"/>
        </w:rPr>
        <w:drawing>
          <wp:inline distT="114300" distB="114300" distL="114300" distR="114300">
            <wp:extent cx="3181350" cy="2257425"/>
            <wp:effectExtent l="0" t="0" r="0" b="952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181350" cy="2257425"/>
                    </a:xfrm>
                    <a:prstGeom prst="rect">
                      <a:avLst/>
                    </a:prstGeom>
                    <a:ln/>
                  </pic:spPr>
                </pic:pic>
              </a:graphicData>
            </a:graphic>
          </wp:inline>
        </w:drawing>
      </w:r>
    </w:p>
    <w:p w:rsidR="00550131" w:rsidRDefault="001F162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Рисунок</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sz w:val="24"/>
          <w:szCs w:val="24"/>
        </w:rPr>
        <w:t>1.2</w:t>
      </w:r>
      <w:r>
        <w:rPr>
          <w:rFonts w:ascii="Times New Roman" w:eastAsia="Times New Roman" w:hAnsi="Times New Roman" w:cs="Times New Roman"/>
          <w:b/>
          <w:sz w:val="28"/>
          <w:szCs w:val="28"/>
        </w:rPr>
        <w:t xml:space="preserve"> </w:t>
      </w:r>
      <w:r>
        <w:rPr>
          <w:rFonts w:ascii="Times" w:eastAsia="Times" w:hAnsi="Times" w:cs="Times"/>
          <w:b/>
          <w:sz w:val="24"/>
          <w:szCs w:val="24"/>
        </w:rPr>
        <w:t xml:space="preserve"> –</w:t>
      </w:r>
      <w:r>
        <w:rPr>
          <w:rFonts w:ascii="Times New Roman" w:eastAsia="Times New Roman" w:hAnsi="Times New Roman" w:cs="Times New Roman"/>
          <w:b/>
          <w:sz w:val="28"/>
          <w:szCs w:val="28"/>
        </w:rPr>
        <w:t xml:space="preserve"> Схема действий по управлению рисками</w:t>
      </w:r>
    </w:p>
    <w:p w:rsidR="00550131" w:rsidRDefault="001F162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Источник: [3] </w:t>
      </w:r>
    </w:p>
    <w:p w:rsidR="00550131" w:rsidRDefault="00550131">
      <w:pPr>
        <w:spacing w:after="0" w:line="276" w:lineRule="auto"/>
        <w:jc w:val="both"/>
        <w:rPr>
          <w:rFonts w:ascii="Times New Roman" w:eastAsia="Times New Roman" w:hAnsi="Times New Roman" w:cs="Times New Roman"/>
          <w:sz w:val="28"/>
          <w:szCs w:val="28"/>
        </w:rPr>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Основными сложностями с работой по управлению рисками могут стать внедрение таких работ в процесс планирования этапа тестирования, планирование управления рисками и анализ результатов работ, то есть анализ того, какие риски смогли избежать, какие риски оправдались и тому подобное.</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отметить, что работа по управлению рисками должна следовать определенным целям. Данная работа должна приносить результаты. Следует понимать, для чего и кем будет проводиться работа по управлению рисками, кто будет участвовать в анализе результатов и в принятии решений.</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Виды рисков</w:t>
      </w:r>
      <w:r>
        <w:rPr>
          <w:rFonts w:ascii="Times New Roman" w:eastAsia="Times New Roman" w:hAnsi="Times New Roman" w:cs="Times New Roman"/>
          <w:sz w:val="28"/>
          <w:szCs w:val="28"/>
        </w:rPr>
        <w:t>, которые могут быть выявлены на этапе тестирования программного продукта представлены в таблице 1.1.</w:t>
      </w:r>
    </w:p>
    <w:p w:rsidR="00550131" w:rsidRDefault="00550131">
      <w:pPr>
        <w:spacing w:after="0" w:line="240" w:lineRule="auto"/>
        <w:rPr>
          <w:rFonts w:ascii="Times New Roman" w:eastAsia="Times New Roman" w:hAnsi="Times New Roman" w:cs="Times New Roman"/>
          <w:sz w:val="28"/>
          <w:szCs w:val="28"/>
        </w:rPr>
      </w:pPr>
    </w:p>
    <w:p w:rsidR="00550131" w:rsidRDefault="001F162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1.1 – Виды рисков, которые могут быть выявлены на этапе тестирования ПО</w:t>
      </w:r>
    </w:p>
    <w:p w:rsidR="00467F7D" w:rsidRDefault="00467F7D">
      <w:pPr>
        <w:spacing w:after="0" w:line="276" w:lineRule="auto"/>
        <w:rPr>
          <w:rFonts w:ascii="Times New Roman" w:eastAsia="Times New Roman" w:hAnsi="Times New Roman" w:cs="Times New Roman"/>
          <w:sz w:val="28"/>
          <w:szCs w:val="28"/>
        </w:rPr>
      </w:pPr>
    </w:p>
    <w:tbl>
      <w:tblPr>
        <w:tblStyle w:val="a5"/>
        <w:tblW w:w="1048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50"/>
        <w:gridCol w:w="3015"/>
        <w:gridCol w:w="2070"/>
        <w:gridCol w:w="3450"/>
      </w:tblGrid>
      <w:tr w:rsidR="00550131">
        <w:trPr>
          <w:trHeight w:val="40"/>
        </w:trPr>
        <w:tc>
          <w:tcPr>
            <w:tcW w:w="1950" w:type="dxa"/>
            <w:shd w:val="clear" w:color="auto" w:fill="auto"/>
            <w:tcMar>
              <w:top w:w="100" w:type="dxa"/>
              <w:left w:w="100" w:type="dxa"/>
              <w:bottom w:w="100" w:type="dxa"/>
              <w:right w:w="100"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Риск </w:t>
            </w:r>
          </w:p>
        </w:tc>
        <w:tc>
          <w:tcPr>
            <w:tcW w:w="3015" w:type="dxa"/>
            <w:shd w:val="clear" w:color="auto" w:fill="auto"/>
            <w:tcMar>
              <w:top w:w="100" w:type="dxa"/>
              <w:left w:w="100" w:type="dxa"/>
              <w:bottom w:w="100" w:type="dxa"/>
              <w:right w:w="100"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Описание риска и причин появления</w:t>
            </w:r>
          </w:p>
        </w:tc>
        <w:tc>
          <w:tcPr>
            <w:tcW w:w="2070" w:type="dxa"/>
            <w:shd w:val="clear" w:color="auto" w:fill="auto"/>
            <w:tcMar>
              <w:top w:w="100" w:type="dxa"/>
              <w:left w:w="100" w:type="dxa"/>
              <w:bottom w:w="100" w:type="dxa"/>
              <w:right w:w="100"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Уровень. Вероятность</w:t>
            </w:r>
          </w:p>
        </w:tc>
        <w:tc>
          <w:tcPr>
            <w:tcW w:w="3450" w:type="dxa"/>
            <w:shd w:val="clear" w:color="auto" w:fill="auto"/>
            <w:tcMar>
              <w:top w:w="100" w:type="dxa"/>
              <w:left w:w="100" w:type="dxa"/>
              <w:bottom w:w="100" w:type="dxa"/>
              <w:right w:w="100"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Способы избежания или минимизации</w:t>
            </w:r>
          </w:p>
        </w:tc>
      </w:tr>
      <w:tr w:rsidR="00550131">
        <w:trPr>
          <w:trHeight w:val="40"/>
        </w:trPr>
        <w:tc>
          <w:tcPr>
            <w:tcW w:w="1950" w:type="dxa"/>
            <w:shd w:val="clear" w:color="auto" w:fill="auto"/>
            <w:tcMar>
              <w:top w:w="100" w:type="dxa"/>
              <w:left w:w="100" w:type="dxa"/>
              <w:bottom w:w="100" w:type="dxa"/>
              <w:right w:w="100" w:type="dxa"/>
            </w:tcMar>
          </w:tcPr>
          <w:p w:rsidR="00550131" w:rsidRDefault="001F162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Неверная или неполная оценка трудозатрат.</w:t>
            </w:r>
          </w:p>
        </w:tc>
        <w:tc>
          <w:tcPr>
            <w:tcW w:w="3015" w:type="dxa"/>
            <w:shd w:val="clear" w:color="auto" w:fill="auto"/>
            <w:tcMar>
              <w:top w:w="100" w:type="dxa"/>
              <w:left w:w="100" w:type="dxa"/>
              <w:bottom w:w="100" w:type="dxa"/>
              <w:right w:w="100" w:type="dxa"/>
            </w:tcMar>
          </w:tcPr>
          <w:p w:rsidR="00550131" w:rsidRDefault="001F162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Оценка трудозатрат лиц не участвующих в непосредственном тестировании ПО.</w:t>
            </w:r>
          </w:p>
        </w:tc>
        <w:tc>
          <w:tcPr>
            <w:tcW w:w="2070" w:type="dxa"/>
            <w:shd w:val="clear" w:color="auto" w:fill="auto"/>
            <w:tcMar>
              <w:top w:w="100" w:type="dxa"/>
              <w:left w:w="100" w:type="dxa"/>
              <w:bottom w:w="100" w:type="dxa"/>
              <w:right w:w="100" w:type="dxa"/>
            </w:tcMar>
          </w:tcPr>
          <w:p w:rsidR="00550131" w:rsidRDefault="001F162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Проектный риск. Низкая вероятность.</w:t>
            </w:r>
          </w:p>
        </w:tc>
        <w:tc>
          <w:tcPr>
            <w:tcW w:w="3450" w:type="dxa"/>
            <w:shd w:val="clear" w:color="auto" w:fill="auto"/>
            <w:tcMar>
              <w:top w:w="100" w:type="dxa"/>
              <w:left w:w="100" w:type="dxa"/>
              <w:bottom w:w="100" w:type="dxa"/>
              <w:right w:w="100" w:type="dxa"/>
            </w:tcMar>
          </w:tcPr>
          <w:p w:rsidR="00550131" w:rsidRDefault="001F162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Может управляться и минимизироваться группой тестирования или её менеджером, путем включения тестировщиков в процесс получения оценок по трудозатратам и ревью полученных оценок и планов проекта.</w:t>
            </w:r>
          </w:p>
        </w:tc>
      </w:tr>
      <w:tr w:rsidR="00550131">
        <w:trPr>
          <w:trHeight w:val="40"/>
        </w:trPr>
        <w:tc>
          <w:tcPr>
            <w:tcW w:w="19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Тест-план не привязан к плану проекта</w:t>
            </w:r>
          </w:p>
        </w:tc>
        <w:tc>
          <w:tcPr>
            <w:tcW w:w="3015"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Часть работ по тестированию не будет проведена вовремя и не успеет быть реализована до дедлайна. </w:t>
            </w:r>
          </w:p>
        </w:tc>
        <w:tc>
          <w:tcPr>
            <w:tcW w:w="207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Процесс тестирования. Высокая вероятность появления.</w:t>
            </w:r>
          </w:p>
        </w:tc>
        <w:tc>
          <w:tcPr>
            <w:tcW w:w="34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План тестирования должен быть жестко связан с планом проекта по времени (на уровне одного плана работ). Либо должен быть синхронизирован на постоянной основе.</w:t>
            </w:r>
          </w:p>
        </w:tc>
      </w:tr>
      <w:tr w:rsidR="00550131">
        <w:trPr>
          <w:trHeight w:val="40"/>
        </w:trPr>
        <w:tc>
          <w:tcPr>
            <w:tcW w:w="19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Стратегия тестирования не принята заказчиком или группой разработки.</w:t>
            </w:r>
          </w:p>
        </w:tc>
        <w:tc>
          <w:tcPr>
            <w:tcW w:w="3015"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Стратегия тестирования не будет обеспечена проектными или временными ресурсами.</w:t>
            </w:r>
          </w:p>
        </w:tc>
        <w:tc>
          <w:tcPr>
            <w:tcW w:w="2070" w:type="dxa"/>
            <w:shd w:val="clear" w:color="auto" w:fill="auto"/>
            <w:tcMar>
              <w:top w:w="100" w:type="dxa"/>
              <w:left w:w="100" w:type="dxa"/>
              <w:bottom w:w="100" w:type="dxa"/>
              <w:right w:w="100" w:type="dxa"/>
            </w:tcMar>
          </w:tcPr>
          <w:p w:rsidR="00550131" w:rsidRDefault="001F162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Проектный риск. Низкая вероятность.</w:t>
            </w:r>
          </w:p>
        </w:tc>
        <w:tc>
          <w:tcPr>
            <w:tcW w:w="34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Стратегия тестирования нуждается в утверждении заказчиком и командой разработчиков.</w:t>
            </w:r>
          </w:p>
        </w:tc>
      </w:tr>
      <w:tr w:rsidR="00550131">
        <w:trPr>
          <w:trHeight w:val="40"/>
        </w:trPr>
        <w:tc>
          <w:tcPr>
            <w:tcW w:w="19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Увольнение сотрудников.</w:t>
            </w:r>
          </w:p>
        </w:tc>
        <w:tc>
          <w:tcPr>
            <w:tcW w:w="3015"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Увольнение ключевого или не ключевого </w:t>
            </w:r>
            <w:r>
              <w:rPr>
                <w:rFonts w:ascii="Times New Roman" w:eastAsia="Times New Roman" w:hAnsi="Times New Roman" w:cs="Times New Roman"/>
                <w:sz w:val="24"/>
                <w:szCs w:val="24"/>
              </w:rPr>
              <w:lastRenderedPageBreak/>
              <w:t xml:space="preserve">сотрудника во время разгара проекта. Дополнительные финансовые и временные затраты на введение нового сотрудника и его обучение. </w:t>
            </w:r>
          </w:p>
        </w:tc>
        <w:tc>
          <w:tcPr>
            <w:tcW w:w="207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Процесс тестирования. </w:t>
            </w:r>
            <w:r>
              <w:rPr>
                <w:rFonts w:ascii="Times New Roman" w:eastAsia="Times New Roman" w:hAnsi="Times New Roman" w:cs="Times New Roman"/>
                <w:sz w:val="24"/>
                <w:szCs w:val="24"/>
              </w:rPr>
              <w:lastRenderedPageBreak/>
              <w:t>Высокая средняя появления.</w:t>
            </w:r>
          </w:p>
        </w:tc>
        <w:tc>
          <w:tcPr>
            <w:tcW w:w="34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Держать в “запасе” новых сотрудников (экономически не </w:t>
            </w:r>
            <w:r>
              <w:rPr>
                <w:rFonts w:ascii="Times New Roman" w:eastAsia="Times New Roman" w:hAnsi="Times New Roman" w:cs="Times New Roman"/>
                <w:sz w:val="24"/>
                <w:szCs w:val="24"/>
              </w:rPr>
              <w:lastRenderedPageBreak/>
              <w:t xml:space="preserve">всегда возможно). Предложить больше ЗП (только к ключевым сотрудникам). </w:t>
            </w:r>
          </w:p>
        </w:tc>
      </w:tr>
      <w:tr w:rsidR="00550131">
        <w:trPr>
          <w:trHeight w:val="40"/>
        </w:trPr>
        <w:tc>
          <w:tcPr>
            <w:tcW w:w="19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Непредвиденные риски</w:t>
            </w:r>
          </w:p>
        </w:tc>
        <w:tc>
          <w:tcPr>
            <w:tcW w:w="3015"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Изменение требований, и как следствие смещение и пересмотр планов работ и нестабильность сроков поставки версий.</w:t>
            </w:r>
          </w:p>
        </w:tc>
        <w:tc>
          <w:tcPr>
            <w:tcW w:w="207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Процесс тестирования. Высокая вероятность появления.</w:t>
            </w:r>
          </w:p>
        </w:tc>
        <w:tc>
          <w:tcPr>
            <w:tcW w:w="34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Ограничение объемов итераций по срокам, добавление всех изменений  и работ с ними в следующую итерацию. </w:t>
            </w:r>
          </w:p>
        </w:tc>
      </w:tr>
      <w:tr w:rsidR="00550131">
        <w:trPr>
          <w:trHeight w:val="40"/>
        </w:trPr>
        <w:tc>
          <w:tcPr>
            <w:tcW w:w="19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Риск игнорирования рисков.</w:t>
            </w:r>
          </w:p>
        </w:tc>
        <w:tc>
          <w:tcPr>
            <w:tcW w:w="3015"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Отсутствие принятие рисков. Нежелание принимать во внимание факт, что процесс разработки может давать сбои. И как следствие построение оптимистичных планов работ, правленные сроки сдачи работ, конфликты.  </w:t>
            </w:r>
          </w:p>
        </w:tc>
        <w:tc>
          <w:tcPr>
            <w:tcW w:w="2070" w:type="dxa"/>
            <w:shd w:val="clear" w:color="auto" w:fill="auto"/>
            <w:tcMar>
              <w:top w:w="100" w:type="dxa"/>
              <w:left w:w="100" w:type="dxa"/>
              <w:bottom w:w="100" w:type="dxa"/>
              <w:right w:w="100" w:type="dxa"/>
            </w:tcMar>
          </w:tcPr>
          <w:p w:rsidR="00550131" w:rsidRDefault="001F162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Проектный риск. Низкая вероятность.</w:t>
            </w:r>
          </w:p>
        </w:tc>
        <w:tc>
          <w:tcPr>
            <w:tcW w:w="3450" w:type="dxa"/>
            <w:shd w:val="clear" w:color="auto" w:fill="auto"/>
            <w:tcMar>
              <w:top w:w="100" w:type="dxa"/>
              <w:left w:w="100" w:type="dxa"/>
              <w:bottom w:w="100" w:type="dxa"/>
              <w:right w:w="100" w:type="dxa"/>
            </w:tcMar>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 с рисками на постоянной основе.</w:t>
            </w:r>
          </w:p>
        </w:tc>
      </w:tr>
    </w:tbl>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 Собственная разработка автора</w:t>
      </w:r>
    </w:p>
    <w:p w:rsidR="00550131" w:rsidRDefault="00550131">
      <w:pPr>
        <w:spacing w:after="0" w:line="276" w:lineRule="auto"/>
        <w:ind w:firstLine="720"/>
        <w:jc w:val="both"/>
        <w:rPr>
          <w:rFonts w:ascii="Times New Roman" w:eastAsia="Times New Roman" w:hAnsi="Times New Roman" w:cs="Times New Roman"/>
          <w:sz w:val="28"/>
          <w:szCs w:val="28"/>
        </w:rPr>
      </w:pPr>
    </w:p>
    <w:p w:rsidR="00550131" w:rsidRDefault="001F1620" w:rsidP="0069157C">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процессе тестирования рисков немного. Гораздо больше рисков можно выявить на проектном уровне. Большинство из которых может быть решена общими усилиями команды (группы управления проектом, тестирования и разработчиков).</w:t>
      </w:r>
    </w:p>
    <w:p w:rsidR="00550131" w:rsidRDefault="001F1620" w:rsidP="0069157C">
      <w:pPr>
        <w:spacing w:after="0" w:line="276" w:lineRule="auto"/>
        <w:ind w:right="8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Для решения выявленных выше проблем следует проводить регулярный мониторинг показателей процесса тестирования. С этой целью можно использовать метрики этапа тестирования, которые позволяют измерить характеристики процесса и результатов тестирования, помогают визуализировать процесс, состояние тестов, оценить результаты тестирования и качество продукта. Также метрики помогут представить информацию о тестировании разных проектов в виде, пригодном для хранения, накопления и анализа. Это, в свою очередь, послужит инструментом планирования и управления этапом тестирования.</w:t>
      </w:r>
    </w:p>
    <w:p w:rsidR="0069157C" w:rsidRDefault="0069157C" w:rsidP="0069157C">
      <w:pPr>
        <w:spacing w:after="0" w:line="276" w:lineRule="auto"/>
        <w:ind w:right="85" w:firstLine="720"/>
        <w:jc w:val="both"/>
        <w:rPr>
          <w:rFonts w:ascii="Times New Roman" w:eastAsia="Times New Roman" w:hAnsi="Times New Roman" w:cs="Times New Roman"/>
          <w:sz w:val="28"/>
          <w:szCs w:val="28"/>
          <w:highlight w:val="white"/>
        </w:rPr>
      </w:pPr>
    </w:p>
    <w:p w:rsidR="00550131" w:rsidRDefault="001F1620" w:rsidP="0069157C">
      <w:pPr>
        <w:pStyle w:val="2"/>
        <w:spacing w:before="0" w:line="276" w:lineRule="auto"/>
        <w:ind w:left="1440" w:hanging="720"/>
        <w:rPr>
          <w:rFonts w:ascii="Times New Roman" w:eastAsia="Times New Roman" w:hAnsi="Times New Roman" w:cs="Times New Roman"/>
          <w:b/>
          <w:color w:val="000000"/>
          <w:sz w:val="32"/>
          <w:szCs w:val="32"/>
        </w:rPr>
      </w:pPr>
      <w:bookmarkStart w:id="69" w:name="_Toc12283048"/>
      <w:r>
        <w:rPr>
          <w:rFonts w:ascii="Times New Roman" w:eastAsia="Times New Roman" w:hAnsi="Times New Roman" w:cs="Times New Roman"/>
          <w:b/>
          <w:color w:val="000000"/>
          <w:sz w:val="32"/>
          <w:szCs w:val="32"/>
        </w:rPr>
        <w:lastRenderedPageBreak/>
        <w:t>1.5 Данные и измерения как основа выявления метрик для планирования, разработки и тестирования ИT-проектов</w:t>
      </w:r>
      <w:bookmarkEnd w:id="69"/>
    </w:p>
    <w:p w:rsidR="00550131" w:rsidRDefault="00550131" w:rsidP="0069157C">
      <w:pPr>
        <w:spacing w:after="0" w:line="276" w:lineRule="auto"/>
        <w:jc w:val="both"/>
        <w:rPr>
          <w:rFonts w:ascii="Times New Roman" w:eastAsia="Times New Roman" w:hAnsi="Times New Roman" w:cs="Times New Roman"/>
          <w:b/>
          <w:color w:val="333333"/>
          <w:sz w:val="28"/>
          <w:szCs w:val="28"/>
          <w:highlight w:val="white"/>
        </w:rPr>
      </w:pPr>
    </w:p>
    <w:p w:rsidR="00550131" w:rsidRDefault="001F1620">
      <w:pPr>
        <w:spacing w:after="0" w:line="276" w:lineRule="auto"/>
        <w:ind w:firstLine="720"/>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Данные.</w:t>
      </w: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Данные представляют собой определенным образом полученные и зафиксированные наблюдения относительно окружающей действительности.</w:t>
      </w: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highlight w:val="white"/>
        </w:rPr>
        <w:t>Термин данные происходит от слова data – факт. Это совокупность сведений, зафиксированных на определенном носителе в форме, пригодной для постоянного хранения, передачи и обработки. Преобразование и обработка данных позволяет получить информацию. Как указано в [</w:t>
      </w:r>
      <w:r>
        <w:rPr>
          <w:rFonts w:ascii="Times New Roman" w:eastAsia="Times New Roman" w:hAnsi="Times New Roman" w:cs="Times New Roman"/>
          <w:color w:val="222222"/>
          <w:sz w:val="28"/>
          <w:szCs w:val="28"/>
        </w:rPr>
        <w:t>4</w:t>
      </w:r>
      <w:r>
        <w:rPr>
          <w:rFonts w:ascii="Times New Roman" w:eastAsia="Times New Roman" w:hAnsi="Times New Roman" w:cs="Times New Roman"/>
          <w:color w:val="222222"/>
          <w:sz w:val="28"/>
          <w:szCs w:val="28"/>
          <w:highlight w:val="white"/>
        </w:rPr>
        <w:t>], "термин данные весьма популярен в научных исследованиях. В широком смысле он означает фактический материал, являющийся основой для обсуждения или принятия решений, а в статистике — это информация, пригодная для анализа и интерпретации."</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333333"/>
          <w:sz w:val="28"/>
          <w:szCs w:val="28"/>
          <w:highlight w:val="white"/>
        </w:rPr>
        <w:t>Информация</w:t>
      </w:r>
      <w:r>
        <w:rPr>
          <w:rFonts w:ascii="Times New Roman" w:eastAsia="Times New Roman" w:hAnsi="Times New Roman" w:cs="Times New Roman"/>
          <w:color w:val="222222"/>
          <w:sz w:val="28"/>
          <w:szCs w:val="28"/>
          <w:highlight w:val="white"/>
        </w:rPr>
        <w:t xml:space="preserve"> – это результат преобразования и анализа данных. Отличие информации от данных состоит в том, что данные – это фиксированные сведения о событиях и явлениях, которые хранятся на определенных носителях, а информация появляется в результате обработки данных при решении конкретных задач. Например, в базах данных хранятся различные данные, а по определенному запросу система управления базой данных выдает требуемую информацию.</w:t>
      </w:r>
    </w:p>
    <w:p w:rsidR="00550131" w:rsidRDefault="001F1620">
      <w:pPr>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highlight w:val="white"/>
        </w:rPr>
        <w:t>Необходимо отметить, что универсальных определений этих понятий (данных, информации) нет, они трактуются по-разному.</w:t>
      </w:r>
    </w:p>
    <w:p w:rsidR="00550131" w:rsidRDefault="001F1620">
      <w:pPr>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Данные получаются в результате измерений исследуемых объектов. Под измерением понимают </w:t>
      </w:r>
      <w:r>
        <w:rPr>
          <w:rFonts w:ascii="Times New Roman" w:eastAsia="Times New Roman" w:hAnsi="Times New Roman" w:cs="Times New Roman"/>
          <w:color w:val="222222"/>
          <w:sz w:val="28"/>
          <w:szCs w:val="28"/>
          <w:highlight w:val="white"/>
        </w:rPr>
        <w:t>[</w:t>
      </w:r>
      <w:r>
        <w:rPr>
          <w:rFonts w:ascii="Times New Roman" w:eastAsia="Times New Roman" w:hAnsi="Times New Roman" w:cs="Times New Roman"/>
          <w:color w:val="222222"/>
          <w:sz w:val="28"/>
          <w:szCs w:val="28"/>
        </w:rPr>
        <w:t>4</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color w:val="222222"/>
          <w:sz w:val="28"/>
          <w:szCs w:val="28"/>
        </w:rPr>
        <w:t>"присвоение символов подопытным образцам в соответствии с некоторым правилом." Эти символы могут быть буквенными (или иными символами) или числовыми. Числовые символы также могут играть роль символов (см. ниже номинальные шкалы) или быть числами. В первом случае к ним нельзя применять правила арифметики, во втором — можно. Например, если 1 обозначает класс мужчин, а 2 – женщин, то в этом контексте 1 + 2 не имеет смысла. Однако если 2 – число выявленных за некоторый день багов, а 3 – за следующий день, то 1 + 2 = 3 имеет смысл и означает, что за два дня выявлено 5 багов.</w:t>
      </w:r>
    </w:p>
    <w:p w:rsidR="00550131" w:rsidRDefault="001F1620">
      <w:pPr>
        <w:spacing w:after="0"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Виды данных.</w:t>
      </w:r>
    </w:p>
    <w:p w:rsidR="00550131" w:rsidRDefault="001F1620">
      <w:pPr>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highlight w:val="white"/>
        </w:rPr>
        <w:t xml:space="preserve">Исходя из того, для каких целей были собраны данные, их можно разделить на первичные и вторичные. Первичными являются такие данные, которые собраны для решения целей данного исследования. Соответственно, вторичными являются данные, </w:t>
      </w:r>
      <w:r>
        <w:rPr>
          <w:rFonts w:ascii="Times New Roman" w:eastAsia="Times New Roman" w:hAnsi="Times New Roman" w:cs="Times New Roman"/>
          <w:color w:val="222222"/>
          <w:sz w:val="28"/>
          <w:szCs w:val="28"/>
          <w:highlight w:val="white"/>
        </w:rPr>
        <w:lastRenderedPageBreak/>
        <w:t>собранные в рамках другого исследования, то есть для решения целей, отличных от целей данного исследования. Принято начинать с анализа вторичных данных, а уже в случае их недостаточности переходить к сбору первичных.</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производить измерения, надо иметь шкалу. Шкала и единицы измерений могут быть самыми разными </w:t>
      </w:r>
      <w:r>
        <w:rPr>
          <w:rFonts w:ascii="Times New Roman" w:eastAsia="Times New Roman" w:hAnsi="Times New Roman" w:cs="Times New Roman"/>
          <w:color w:val="222222"/>
          <w:sz w:val="28"/>
          <w:szCs w:val="28"/>
        </w:rPr>
        <w:t>[4, с.15]</w:t>
      </w:r>
      <w:r>
        <w:rPr>
          <w:rFonts w:ascii="Times New Roman" w:eastAsia="Times New Roman" w:hAnsi="Times New Roman" w:cs="Times New Roman"/>
          <w:sz w:val="28"/>
          <w:szCs w:val="28"/>
        </w:rPr>
        <w:t>.</w:t>
      </w:r>
    </w:p>
    <w:p w:rsidR="00550131" w:rsidRDefault="001F1620">
      <w:pPr>
        <w:numPr>
          <w:ilvl w:val="0"/>
          <w:numId w:val="29"/>
        </w:numPr>
        <w:spacing w:after="0" w:line="276" w:lineRule="auto"/>
        <w:ind w:left="1275"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Шкала наименований</w:t>
      </w:r>
    </w:p>
    <w:p w:rsidR="00550131" w:rsidRDefault="001F1620">
      <w:pPr>
        <w:numPr>
          <w:ilvl w:val="0"/>
          <w:numId w:val="29"/>
        </w:numPr>
        <w:spacing w:after="0" w:line="276" w:lineRule="auto"/>
        <w:ind w:left="1275"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Порядковая шкала</w:t>
      </w:r>
    </w:p>
    <w:p w:rsidR="00550131" w:rsidRDefault="001F1620">
      <w:pPr>
        <w:numPr>
          <w:ilvl w:val="0"/>
          <w:numId w:val="29"/>
        </w:numPr>
        <w:spacing w:after="0" w:line="276" w:lineRule="auto"/>
        <w:ind w:left="1275"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Интервальная</w:t>
      </w:r>
    </w:p>
    <w:p w:rsidR="00550131" w:rsidRDefault="001F1620">
      <w:pPr>
        <w:numPr>
          <w:ilvl w:val="0"/>
          <w:numId w:val="29"/>
        </w:numPr>
        <w:spacing w:after="0" w:line="276" w:lineRule="auto"/>
        <w:ind w:left="1275"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Шкала отношений</w:t>
      </w: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Существует много классификаций типов данных и соответствующих шкал. Опишем основные.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Номинальные данные.</w:t>
      </w:r>
      <w:r>
        <w:rPr>
          <w:rFonts w:ascii="Times New Roman" w:eastAsia="Times New Roman" w:hAnsi="Times New Roman" w:cs="Times New Roman"/>
          <w:color w:val="222222"/>
          <w:sz w:val="28"/>
          <w:szCs w:val="28"/>
          <w:highlight w:val="white"/>
        </w:rPr>
        <w:t xml:space="preserve">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Термин «номинальный» имеет отношение к латинскому слову «nomen», которое означает «относящийся к именам». Этот вид данных называют номинальными, поскольку они содержат названия категорий, по которым распределяются данные. Номинальные данные по определению не упорядочены. Номинальные данные можно посчитать, можно определить процент от целого, однако нельзя вычислить среднее значение.</w:t>
      </w:r>
    </w:p>
    <w:p w:rsidR="00550131" w:rsidRPr="00467F7D" w:rsidRDefault="001F1620">
      <w:pPr>
        <w:spacing w:after="0" w:line="276" w:lineRule="auto"/>
        <w:ind w:firstLine="720"/>
        <w:jc w:val="both"/>
        <w:rPr>
          <w:rFonts w:ascii="Times New Roman" w:eastAsia="Times New Roman" w:hAnsi="Times New Roman" w:cs="Times New Roman"/>
          <w:sz w:val="28"/>
          <w:szCs w:val="28"/>
        </w:rPr>
      </w:pPr>
      <w:r w:rsidRPr="00467F7D">
        <w:rPr>
          <w:rFonts w:ascii="Times New Roman" w:eastAsia="Gungsuh" w:hAnsi="Times New Roman" w:cs="Times New Roman"/>
          <w:color w:val="222222"/>
          <w:sz w:val="28"/>
          <w:szCs w:val="28"/>
          <w:highlight w:val="white"/>
        </w:rPr>
        <w:t>В случае, если доступны только две категории, данные относят к типу дихотомических. Ответы на вопросы, требующие ответа «да-нет», − это и есть дихотомические данные.</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Порядковые данные.</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Переменную можно рассматривать как порядковую, когда ее значения представляют категории с некоторым естественным для них упорядочением, например, уровни удовлетворенности обслуживанием от крайней неудовлетворенности до крайней удовлетворенности. Примеры порядковых переменных включают баллы, представляющие степень удовлетворенности или уверенности, или баллы, оценивающие предпочтение.</w:t>
      </w:r>
    </w:p>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ab/>
        <w:t>Так же как и номинальные данные, порядковые данные можно подсчитать и определить процент от целого, однако нет единого мнения о том, можно ли для порядковых данных рассчитать среднее значение.</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Интервальные данные.</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Переменную можно рассматривать как количественную (непрерывную), когда ее значения представляют упорядоченные категории с осмысленной метрикой, так что </w:t>
      </w:r>
      <w:r>
        <w:rPr>
          <w:rFonts w:ascii="Times New Roman" w:eastAsia="Times New Roman" w:hAnsi="Times New Roman" w:cs="Times New Roman"/>
          <w:color w:val="222222"/>
          <w:sz w:val="28"/>
          <w:szCs w:val="28"/>
          <w:highlight w:val="white"/>
        </w:rPr>
        <w:lastRenderedPageBreak/>
        <w:t>уместно сравнивать расстояния между значениями. Примеры количественной переменной включают возраст в годах и доход в тысячах долларов.</w:t>
      </w:r>
    </w:p>
    <w:p w:rsidR="00550131" w:rsidRPr="00467F7D" w:rsidRDefault="001F1620" w:rsidP="00467F7D">
      <w:pPr>
        <w:spacing w:after="0" w:line="276" w:lineRule="auto"/>
        <w:ind w:firstLine="720"/>
        <w:jc w:val="both"/>
        <w:rPr>
          <w:rFonts w:ascii="Times New Roman" w:eastAsia="Times New Roman" w:hAnsi="Times New Roman" w:cs="Times New Roman"/>
          <w:sz w:val="28"/>
          <w:szCs w:val="28"/>
        </w:rPr>
      </w:pPr>
      <w:r w:rsidRPr="00467F7D">
        <w:rPr>
          <w:rFonts w:ascii="Times New Roman" w:eastAsia="Gungsuh" w:hAnsi="Times New Roman" w:cs="Times New Roman"/>
          <w:color w:val="222222"/>
          <w:sz w:val="28"/>
          <w:szCs w:val="28"/>
          <w:highlight w:val="white"/>
        </w:rPr>
        <w:t xml:space="preserve">Интервальные данные − числовые, с ними можно производить математические операции, однако такие данные не имеют «значимой» нулевой точки − то есть при значении ноль то, что подлежит измерению, не отсутствует. Например 0:00 часов означает не отсутствие времени, а начало нового дня.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Нормативные данные.</w:t>
      </w:r>
    </w:p>
    <w:p w:rsidR="00550131" w:rsidRPr="00467F7D" w:rsidRDefault="001F1620">
      <w:pPr>
        <w:spacing w:after="0" w:line="276" w:lineRule="auto"/>
        <w:ind w:firstLine="720"/>
        <w:jc w:val="both"/>
        <w:rPr>
          <w:rFonts w:ascii="Times New Roman" w:eastAsia="Times New Roman" w:hAnsi="Times New Roman" w:cs="Times New Roman"/>
          <w:sz w:val="28"/>
          <w:szCs w:val="28"/>
        </w:rPr>
      </w:pPr>
      <w:r w:rsidRPr="00467F7D">
        <w:rPr>
          <w:rFonts w:ascii="Times New Roman" w:eastAsia="Gungsuh" w:hAnsi="Times New Roman" w:cs="Times New Roman"/>
          <w:color w:val="222222"/>
          <w:sz w:val="28"/>
          <w:szCs w:val="28"/>
          <w:highlight w:val="white"/>
        </w:rPr>
        <w:t>Нормативные данные − числовые, и имеют много общего с интервальными данными, кроме того, что нормативные, в отличие от интервальных, имеют значимую нулевую точку. В нормативных данных ноль означает отсутствие того, что вы измеряете, − ноль минут.</w:t>
      </w:r>
    </w:p>
    <w:p w:rsidR="00550131" w:rsidRPr="00467F7D" w:rsidRDefault="001F1620" w:rsidP="00467F7D">
      <w:pPr>
        <w:spacing w:after="0" w:line="276" w:lineRule="auto"/>
        <w:ind w:firstLine="720"/>
        <w:jc w:val="both"/>
        <w:rPr>
          <w:rFonts w:ascii="Times New Roman" w:eastAsia="Times New Roman" w:hAnsi="Times New Roman" w:cs="Times New Roman"/>
          <w:sz w:val="28"/>
          <w:szCs w:val="28"/>
        </w:rPr>
      </w:pPr>
      <w:r w:rsidRPr="00467F7D">
        <w:rPr>
          <w:rFonts w:ascii="Times New Roman" w:eastAsia="Gungsuh" w:hAnsi="Times New Roman" w:cs="Times New Roman"/>
          <w:color w:val="222222"/>
          <w:sz w:val="28"/>
          <w:szCs w:val="28"/>
          <w:highlight w:val="white"/>
        </w:rPr>
        <w:t>Интервальные и нормативные данные могут быть либо дискретными, или непрерывными. Дискретные данные выражены ограниченным набором значений (обычно целыми числами), величины между этими значениями невозможны. Непрерывные данные могут принимать любое значение на шкале. Это не значит, что данные могут принимать все возможные числовые значения − только все значения в рамках границ шкалы.</w:t>
      </w:r>
    </w:p>
    <w:p w:rsidR="00550131" w:rsidRDefault="001F1620" w:rsidP="00467F7D">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Для простоты объяснения часто округляют непрерывные данные до определенного количества цифр. Но в таком случае эти данные остаются непрерывными, а не дискретными.</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Категориальные данные.</w:t>
      </w:r>
    </w:p>
    <w:p w:rsidR="00550131" w:rsidRPr="00467F7D" w:rsidRDefault="001F1620">
      <w:pPr>
        <w:spacing w:after="0" w:line="276" w:lineRule="auto"/>
        <w:ind w:firstLine="720"/>
        <w:jc w:val="both"/>
        <w:rPr>
          <w:rFonts w:ascii="Times New Roman" w:eastAsia="Times New Roman" w:hAnsi="Times New Roman" w:cs="Times New Roman"/>
          <w:sz w:val="28"/>
          <w:szCs w:val="28"/>
        </w:rPr>
      </w:pPr>
      <w:r w:rsidRPr="00467F7D">
        <w:rPr>
          <w:rFonts w:ascii="Times New Roman" w:eastAsia="Gungsuh" w:hAnsi="Times New Roman" w:cs="Times New Roman"/>
          <w:color w:val="222222"/>
          <w:sz w:val="28"/>
          <w:szCs w:val="28"/>
          <w:highlight w:val="white"/>
        </w:rPr>
        <w:t>Ранее мы говорилось о номинальных и порядковых данных как о способе распределить данные по категориям. Некоторые источники считают, что оба типа принадлежат к категориальным данным, где номинальные данные − неупорядоченные категориальные данные, а порядковые − упорядоченные. Другие источники относят к категориальным данным только номинальные, и считают, что понятия “номинальные данные” и “категориальные данные” − взаимозаменяемы. Эти источники относят порядковые данные к отдельной группе.</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Качественные и количественные данные.</w:t>
      </w:r>
    </w:p>
    <w:p w:rsidR="00550131" w:rsidRDefault="001F1620">
      <w:pPr>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highlight w:val="white"/>
        </w:rPr>
        <w:t>Качественные данные, грубо говоря, относятся к нечисловым</w:t>
      </w:r>
      <w:r>
        <w:rPr>
          <w:rFonts w:ascii="Gungsuh" w:eastAsia="Gungsuh" w:hAnsi="Gungsuh" w:cs="Gungsuh"/>
          <w:color w:val="222222"/>
          <w:sz w:val="28"/>
          <w:szCs w:val="28"/>
          <w:highlight w:val="white"/>
        </w:rPr>
        <w:t xml:space="preserve"> </w:t>
      </w:r>
      <w:r w:rsidRPr="00467F7D">
        <w:rPr>
          <w:rFonts w:ascii="Times New Roman" w:eastAsia="Gungsuh" w:hAnsi="Times New Roman" w:cs="Times New Roman"/>
          <w:color w:val="222222"/>
          <w:sz w:val="28"/>
          <w:szCs w:val="28"/>
          <w:highlight w:val="white"/>
        </w:rPr>
        <w:t xml:space="preserve">данным, в то время как количественные данные − числовые и, соответственно, поддающиеся счету. По отношению к этим терминам существует некое общее мнение. Определенные данные всегда считаются качественными, поскольку требуют предобработки или других методов анализа, чем количественные данные. Примерами могут считаться записи прямого наблюдения либо транскрипты интервью. Подобным образом, интервальные и </w:t>
      </w:r>
      <w:r w:rsidRPr="00467F7D">
        <w:rPr>
          <w:rFonts w:ascii="Times New Roman" w:eastAsia="Gungsuh" w:hAnsi="Times New Roman" w:cs="Times New Roman"/>
          <w:color w:val="222222"/>
          <w:sz w:val="28"/>
          <w:szCs w:val="28"/>
          <w:highlight w:val="white"/>
        </w:rPr>
        <w:lastRenderedPageBreak/>
        <w:t>нормативные данные всегда считаются количественными, поскольку они всегда числовые. Однако есть некое расхождение во мнениях относительно номинальных и порядковых типов данных. Некоторые источники называют их качественными, так как их категории описательные, а не числовые. Однако, поскольку эти данные можно рассчитать и использовать для подсчета процентов, другие источники считают их количественными, поскольку они в этом смысле поддаются счету.</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соответствии с типами данных, выделяют четыре основных типа шкал, к ним относятся номинальная шкала, интервальная, порядковая и относительная.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Номинальная</w:t>
      </w:r>
      <w:r>
        <w:rPr>
          <w:rFonts w:ascii="Times New Roman" w:eastAsia="Times New Roman" w:hAnsi="Times New Roman" w:cs="Times New Roman"/>
          <w:sz w:val="28"/>
          <w:szCs w:val="28"/>
        </w:rPr>
        <w:t>. Одина из самых очевидных и базовых шкал. По данной шкале к каждому объекту присваивается его идентификационный номер, например, номера футболистов в команде или номера телефонов.</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Порядковая.</w:t>
      </w:r>
      <w:r>
        <w:rPr>
          <w:rFonts w:ascii="Times New Roman" w:eastAsia="Times New Roman" w:hAnsi="Times New Roman" w:cs="Times New Roman"/>
          <w:sz w:val="28"/>
          <w:szCs w:val="28"/>
        </w:rPr>
        <w:t xml:space="preserve"> Определяет ранг или порядок объектов. Расстояние между объектами, которые следуют друг за другом не являются равными. Нельзя сказать что расстояние межд объектом 1 и 2 будет равно расстоянию между объектом 3 и 4. Данную шкалу еще часто называют шкалой восприятия. К примеру оценка качества фильма от 1 до 5, где 5 баллов получает  наиболее понравившейся фильм, а наименее 1 балл.</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Интервальная.</w:t>
      </w:r>
      <w:r>
        <w:rPr>
          <w:rFonts w:ascii="Times New Roman" w:eastAsia="Times New Roman" w:hAnsi="Times New Roman" w:cs="Times New Roman"/>
          <w:sz w:val="28"/>
          <w:szCs w:val="28"/>
        </w:rPr>
        <w:t xml:space="preserve"> В данной шкале имеет значение не столько порядок следования величин, сколько величина интервала. Примером данных шкал может служить температура воздуха или возраст человека.</w:t>
      </w:r>
    </w:p>
    <w:p w:rsidR="00550131" w:rsidRDefault="001F1620" w:rsidP="0069157C">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Относительная или шкала отношений. </w:t>
      </w:r>
      <w:r>
        <w:rPr>
          <w:rFonts w:ascii="Times New Roman" w:eastAsia="Times New Roman" w:hAnsi="Times New Roman" w:cs="Times New Roman"/>
          <w:sz w:val="28"/>
          <w:szCs w:val="28"/>
        </w:rPr>
        <w:t>Отражает то, во сколько один показатель больше другого. В данной шкале необходим нулевой показатель, отправная точка. Например, цена на товар. На практике к данному типу шкал не часто удается привести измерения.</w:t>
      </w:r>
    </w:p>
    <w:p w:rsidR="00550131" w:rsidRDefault="00550131" w:rsidP="0069157C">
      <w:pPr>
        <w:spacing w:after="0" w:line="276" w:lineRule="auto"/>
        <w:ind w:firstLine="720"/>
        <w:jc w:val="both"/>
        <w:rPr>
          <w:rFonts w:ascii="Times New Roman" w:eastAsia="Times New Roman" w:hAnsi="Times New Roman" w:cs="Times New Roman"/>
          <w:sz w:val="28"/>
          <w:szCs w:val="28"/>
        </w:rPr>
      </w:pPr>
    </w:p>
    <w:p w:rsidR="00550131" w:rsidRDefault="001F1620" w:rsidP="0069157C">
      <w:pPr>
        <w:pStyle w:val="2"/>
        <w:spacing w:before="0" w:line="276" w:lineRule="auto"/>
        <w:ind w:left="1440" w:hanging="720"/>
        <w:rPr>
          <w:rFonts w:ascii="Times New Roman" w:eastAsia="Times New Roman" w:hAnsi="Times New Roman" w:cs="Times New Roman"/>
          <w:b/>
          <w:color w:val="000000"/>
          <w:sz w:val="32"/>
          <w:szCs w:val="32"/>
        </w:rPr>
      </w:pPr>
      <w:bookmarkStart w:id="70" w:name="_Toc12283049"/>
      <w:r>
        <w:rPr>
          <w:rFonts w:ascii="Times New Roman" w:eastAsia="Times New Roman" w:hAnsi="Times New Roman" w:cs="Times New Roman"/>
          <w:b/>
          <w:color w:val="000000"/>
          <w:sz w:val="32"/>
          <w:szCs w:val="32"/>
        </w:rPr>
        <w:t>1.6 Принятие решений при планировании, разработке и тестировании ИT-проектов</w:t>
      </w:r>
      <w:bookmarkEnd w:id="70"/>
    </w:p>
    <w:p w:rsidR="00550131" w:rsidRDefault="00550131" w:rsidP="0069157C">
      <w:pPr>
        <w:spacing w:after="0" w:line="276" w:lineRule="auto"/>
      </w:pPr>
    </w:p>
    <w:p w:rsidR="00550131" w:rsidRDefault="001F1620">
      <w:pPr>
        <w:shd w:val="clear" w:color="auto" w:fill="FFFFFF"/>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Принятия решений осуществляются на основе полученной информации и имеющихся знаний. </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Принятие решений</w:t>
      </w:r>
      <w:r>
        <w:rPr>
          <w:rFonts w:ascii="Times New Roman" w:eastAsia="Times New Roman" w:hAnsi="Times New Roman" w:cs="Times New Roman"/>
          <w:color w:val="222222"/>
          <w:sz w:val="28"/>
          <w:szCs w:val="28"/>
          <w:highlight w:val="white"/>
        </w:rPr>
        <w:t xml:space="preserve"> – это выбор наилучшего в некотором смысле варианта решения из множества допустимых на основании имеющейся информации. </w:t>
      </w:r>
      <w:r>
        <w:rPr>
          <w:rFonts w:ascii="Times New Roman" w:eastAsia="Times New Roman" w:hAnsi="Times New Roman" w:cs="Times New Roman"/>
          <w:color w:val="222222"/>
          <w:sz w:val="28"/>
          <w:szCs w:val="28"/>
        </w:rPr>
        <w:t>Взаимосвязь данных, информации и знаний в процессе принятия решений представлена на рисунке.</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lastRenderedPageBreak/>
        <w:t>При рассмотрении задачи проектирования теста необходимо выделить два важных артефакта: тестовые сценарии и тестовые наборы. В отсутствие данных для тестов эти два артефакта реализовать невозможно. Они являются описаниями условий, сценариев и путей, но не предусматривают конкретных значений для реализации. Тестовые данные сами по себе не являются артефактом, но заметно влияют на успех или неудачу теста. Тестирование не может быть выполнено без данных для тестов. Они требуются для следующего:</w:t>
      </w:r>
    </w:p>
    <w:p w:rsidR="00550131" w:rsidRDefault="001F1620">
      <w:pPr>
        <w:numPr>
          <w:ilvl w:val="0"/>
          <w:numId w:val="3"/>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Входные данные для создания условия;</w:t>
      </w:r>
    </w:p>
    <w:p w:rsidR="00550131" w:rsidRDefault="001F1620">
      <w:pPr>
        <w:numPr>
          <w:ilvl w:val="0"/>
          <w:numId w:val="3"/>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Выходные данные для оценки требования;</w:t>
      </w:r>
    </w:p>
    <w:p w:rsidR="00550131" w:rsidRDefault="001F1620">
      <w:pPr>
        <w:numPr>
          <w:ilvl w:val="0"/>
          <w:numId w:val="3"/>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Вспомогательные данные (как предварительное условие для теста).</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Поэтому определение значений – это важная часть работы при создании тестовых наборов.</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При определении фактических данных для тестов следует учитывать четыре параметра:</w:t>
      </w:r>
    </w:p>
    <w:p w:rsidR="00550131" w:rsidRDefault="001F1620">
      <w:pPr>
        <w:numPr>
          <w:ilvl w:val="0"/>
          <w:numId w:val="44"/>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Объем данных – количество тестовых данных;</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Объем</w:t>
      </w:r>
      <w:r>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color w:val="222222"/>
          <w:sz w:val="28"/>
          <w:szCs w:val="28"/>
          <w:highlight w:val="white"/>
        </w:rPr>
        <w:t xml:space="preserve">– это количество данных для тестирования. </w:t>
      </w:r>
      <w:r>
        <w:rPr>
          <w:rFonts w:ascii="Times New Roman" w:eastAsia="Times New Roman" w:hAnsi="Times New Roman" w:cs="Times New Roman"/>
          <w:i/>
          <w:color w:val="222222"/>
          <w:sz w:val="28"/>
          <w:szCs w:val="28"/>
          <w:highlight w:val="white"/>
        </w:rPr>
        <w:t>Объем данных</w:t>
      </w:r>
      <w:r>
        <w:rPr>
          <w:rFonts w:ascii="Times New Roman" w:eastAsia="Times New Roman" w:hAnsi="Times New Roman" w:cs="Times New Roman"/>
          <w:color w:val="222222"/>
          <w:sz w:val="28"/>
          <w:szCs w:val="28"/>
          <w:highlight w:val="white"/>
        </w:rPr>
        <w:t xml:space="preserve"> – это важный параметр; если данных слишком мало, они могут не отразить все возможные ситуации, если же слишком много – то с ними будет трудно работать. Лучше всего, если тестирование начинается с небольшого объема данных, пригодного для критически важных (и, как правило, позитивных) тестовых наборов. По мере того как достоверность тестирования будет увеличиваться, объем данных должен расширяться, пока не охватит все существенные случаи развертывания в среде (в разумных пределах).</w:t>
      </w:r>
    </w:p>
    <w:p w:rsidR="00550131" w:rsidRDefault="001F1620">
      <w:pPr>
        <w:numPr>
          <w:ilvl w:val="0"/>
          <w:numId w:val="44"/>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Полнота</w:t>
      </w:r>
      <w:r>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color w:val="222222"/>
          <w:sz w:val="28"/>
          <w:szCs w:val="28"/>
          <w:highlight w:val="white"/>
        </w:rPr>
        <w:t>–– степень вариации тестовых данных;</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Полнота данных означает степень изменения данных для тестирования. Ее можно увеличивать, создавая больше записей. Часто этого достаточно, но фактически требуется видеть изменения данных, с которыми можно встретиться в реальной ситуации. Без этого в тестировании можно упустить из виду какие-либо ошибки. </w:t>
      </w:r>
    </w:p>
    <w:p w:rsidR="00550131" w:rsidRDefault="001F1620">
      <w:pPr>
        <w:numPr>
          <w:ilvl w:val="0"/>
          <w:numId w:val="44"/>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 xml:space="preserve">Охват </w:t>
      </w:r>
      <w:r>
        <w:rPr>
          <w:rFonts w:ascii="Times New Roman" w:eastAsia="Times New Roman" w:hAnsi="Times New Roman" w:cs="Times New Roman"/>
          <w:color w:val="222222"/>
          <w:sz w:val="28"/>
          <w:szCs w:val="28"/>
          <w:highlight w:val="white"/>
        </w:rPr>
        <w:t>–– применимость данных для цели тестирования;</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Это применимость тестовых данных для цели теста. Она связана с объемом и полнотой данных. Большое число данных не означает, что среди них обязательно есть нужные данные. Как и в том, что касается полноты тестовых данных, мы должны убедиться, что данные отвечают цели теста, то есть приведет ли выполнение теста к ответу на поставленные вопросы.</w:t>
      </w:r>
    </w:p>
    <w:p w:rsidR="00550131" w:rsidRDefault="001F1620">
      <w:pPr>
        <w:numPr>
          <w:ilvl w:val="0"/>
          <w:numId w:val="44"/>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Архитектура –– физическая структура тестовых данных;</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lastRenderedPageBreak/>
        <w:t>Понятие физической структуры тестовых данных относится только к тестовым данным, которые применяются как вспомогательные к уже имеющимся данным, например, в базе данных или таблице правил.</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Тестирование –– это не процесс, который происходит только один раз. Тестирование повторяется и в итерациях, и между ними. Для того чтобы тестирование было точным, достоверным и эффективным, тестовые данные следует вернуть в исходное состояние перед выполнением теста. Это особенно важно для автоматизированных тестов.</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Точность, достоверность и эффективность тестирования достигаются тогда, когда тестовые данные не зависят от внешних факторов, и их состояние известно до, во время и после выполнения теста. Для достижения этой цели необходимо решить две проблемы:</w:t>
      </w:r>
    </w:p>
    <w:p w:rsidR="00550131" w:rsidRDefault="001F1620">
      <w:pPr>
        <w:numPr>
          <w:ilvl w:val="0"/>
          <w:numId w:val="18"/>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i/>
          <w:color w:val="222222"/>
          <w:sz w:val="28"/>
          <w:szCs w:val="28"/>
          <w:highlight w:val="white"/>
        </w:rPr>
        <w:t>неустойчивость / изоляция</w:t>
      </w:r>
      <w:r>
        <w:rPr>
          <w:rFonts w:ascii="Times New Roman" w:eastAsia="Times New Roman" w:hAnsi="Times New Roman" w:cs="Times New Roman"/>
          <w:color w:val="222222"/>
          <w:sz w:val="28"/>
          <w:szCs w:val="28"/>
          <w:highlight w:val="white"/>
        </w:rPr>
        <w:t xml:space="preserve"> – устранение внешних влияний на данные;</w:t>
      </w:r>
    </w:p>
    <w:p w:rsidR="00550131" w:rsidRDefault="001F1620">
      <w:pPr>
        <w:numPr>
          <w:ilvl w:val="0"/>
          <w:numId w:val="18"/>
        </w:numPr>
        <w:shd w:val="clear" w:color="auto" w:fill="FFFFFF"/>
        <w:spacing w:after="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i/>
          <w:color w:val="222222"/>
          <w:sz w:val="28"/>
          <w:szCs w:val="28"/>
          <w:highlight w:val="white"/>
        </w:rPr>
        <w:t>начальное состояние</w:t>
      </w:r>
      <w:r>
        <w:rPr>
          <w:rFonts w:ascii="Times New Roman" w:eastAsia="Times New Roman" w:hAnsi="Times New Roman" w:cs="Times New Roman"/>
          <w:color w:val="222222"/>
          <w:sz w:val="28"/>
          <w:szCs w:val="28"/>
          <w:highlight w:val="white"/>
        </w:rPr>
        <w:t xml:space="preserve"> – точное знание начального состояния данных и воспроизводимость этого состояния.</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Все эти вопросы влияют на работу с базой данных для тестирования, проектирование модели тестирования и взаимодействие с другими объектами.</w:t>
      </w:r>
    </w:p>
    <w:p w:rsidR="00550131" w:rsidRPr="001F1620" w:rsidRDefault="00550131" w:rsidP="0069157C">
      <w:pPr>
        <w:spacing w:line="276" w:lineRule="auto"/>
      </w:pPr>
      <w:bookmarkStart w:id="71" w:name="_2s8eyo1" w:colFirst="0" w:colLast="0"/>
      <w:bookmarkEnd w:id="71"/>
    </w:p>
    <w:p w:rsidR="00550131" w:rsidRDefault="001F1620" w:rsidP="0069157C">
      <w:pPr>
        <w:pStyle w:val="2"/>
        <w:spacing w:line="276" w:lineRule="auto"/>
        <w:ind w:firstLine="720"/>
        <w:rPr>
          <w:rFonts w:ascii="Times New Roman" w:eastAsia="Times New Roman" w:hAnsi="Times New Roman" w:cs="Times New Roman"/>
          <w:b/>
          <w:color w:val="000000"/>
          <w:sz w:val="32"/>
          <w:szCs w:val="32"/>
        </w:rPr>
      </w:pPr>
      <w:bookmarkStart w:id="72" w:name="_Toc12283050"/>
      <w:r>
        <w:rPr>
          <w:rFonts w:ascii="Times New Roman" w:eastAsia="Times New Roman" w:hAnsi="Times New Roman" w:cs="Times New Roman"/>
          <w:b/>
          <w:color w:val="000000"/>
          <w:sz w:val="32"/>
          <w:szCs w:val="32"/>
        </w:rPr>
        <w:t>1.7 Сбор данных для планирования, разработки и тестирования ИT-проектов</w:t>
      </w:r>
      <w:bookmarkEnd w:id="72"/>
    </w:p>
    <w:p w:rsidR="00550131" w:rsidRDefault="00550131" w:rsidP="0069157C">
      <w:pPr>
        <w:spacing w:after="0" w:line="276" w:lineRule="auto"/>
        <w:jc w:val="both"/>
        <w:rPr>
          <w:rFonts w:ascii="Times New Roman" w:eastAsia="Times New Roman" w:hAnsi="Times New Roman" w:cs="Times New Roman"/>
          <w:color w:val="222222"/>
          <w:sz w:val="28"/>
          <w:szCs w:val="28"/>
          <w:highlight w:val="white"/>
        </w:rPr>
      </w:pP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В данном разделе описаны организационные процессы по получению, обработке и анализу данных о проекте. </w:t>
      </w: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По способу получения, данные можно разделить на четыре типа:</w:t>
      </w: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Наблюдение.</w:t>
      </w:r>
      <w:r>
        <w:rPr>
          <w:rFonts w:ascii="Times New Roman" w:eastAsia="Times New Roman" w:hAnsi="Times New Roman" w:cs="Times New Roman"/>
          <w:color w:val="222222"/>
          <w:sz w:val="28"/>
          <w:szCs w:val="28"/>
          <w:highlight w:val="white"/>
        </w:rPr>
        <w:t xml:space="preserve"> Фиксация случаев, ситуаций или событий, известных из собственного опыта, в том числе с использованием специальных средств (например, камеры, диктофона, микроскопа и т.д.).</w:t>
      </w: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Участие.</w:t>
      </w:r>
      <w:r>
        <w:rPr>
          <w:rFonts w:ascii="Times New Roman" w:eastAsia="Times New Roman" w:hAnsi="Times New Roman" w:cs="Times New Roman"/>
          <w:color w:val="222222"/>
          <w:sz w:val="28"/>
          <w:szCs w:val="28"/>
          <w:highlight w:val="white"/>
        </w:rPr>
        <w:t xml:space="preserve"> Данные получаются благодаря опыту, который может рассматриваться как интенсивная форма наблюдения (например, опыт обучения управлению автомобилем сообщит такие нюансы относительно авто, которые невозможно получить, лишь наблюдая за ним извне).</w:t>
      </w: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Измерение.</w:t>
      </w:r>
      <w:r>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color w:val="222222"/>
          <w:sz w:val="28"/>
          <w:szCs w:val="28"/>
          <w:highlight w:val="white"/>
        </w:rPr>
        <w:t>Фиксация величины или количества какого-либо параметра (например, демографическая статистика, измерение физических величин и т.д.).</w:t>
      </w:r>
    </w:p>
    <w:p w:rsidR="00550131" w:rsidRDefault="001F1620">
      <w:pPr>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lastRenderedPageBreak/>
        <w:t>Интерегация.</w:t>
      </w:r>
      <w:r>
        <w:rPr>
          <w:rFonts w:ascii="Times New Roman" w:eastAsia="Times New Roman" w:hAnsi="Times New Roman" w:cs="Times New Roman"/>
          <w:color w:val="222222"/>
          <w:sz w:val="28"/>
          <w:szCs w:val="28"/>
          <w:highlight w:val="white"/>
        </w:rPr>
        <w:t xml:space="preserve"> Данные получаются посредством вопросов к людям (информация относительно убеждений людей, их мотивации и т.д.).</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Главной задачей тестирования является оценка соответствия конечного результата требованиям. Проектные требования стоят в основе описания необходимых для разработки продукта временных, денежных, трудовых ресурсов; необходимых инструментов и данных.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Источники требований:</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highlight w:val="white"/>
        </w:rPr>
        <w:t>Технические задания (ТЗ и ТУ) – документ в котором требования обычно изложены конкретно, однозначно и организованно. С такими требованиями работать проще всего. Иногда такие требования нуждаются в уточнении. К примеру, из требования «Передаваемые по сети данные должны шифроваться» непонятно, шифровать только значимые данные, или и служебные тоже.</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highlight w:val="white"/>
        </w:rPr>
        <w:t>Требования могут быть высказаны заказчиком в ходе обсуждения проекта. Заказчик в большинстве случаев сам не знает, что конкретно ему нужно. Часто высказывает противоречивые или плохо сформулированные требования. У заказчика, еще на самых начальных этапах разработки полезно поинтересоваться, насколько критично то, или иное требование. Это поможет спланировать реализацию функций разрабатываемого продукта от важных к менее важным.</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highlight w:val="white"/>
        </w:rPr>
        <w:t>Требования могут быть обусловлены характером изделия. Например, 24 кадра в секунду минимум для видеоплеера. Такой вид требований не обязательно документировать.</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В общем случае невозможно определить все требования с самого начала. Перечисленные источники – это лишь то, к чему можно обратиться на начальных стадиях разработки. Источником новых требований может стать любой документ в том числе и новые желания заказчика. По завершении некоторых задач, полезно просматривать результаты работ на предмет новых требований.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Еще примеры источников требований: модель доступа, предполагаемая архитектура, обсуждения проекта с заказчиком, use-case`ы, некоторые стандарты и ГОСТы.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После того, как требования собраны, они должны быть задокументированы. Все требования желательно хранить централизованно.</w:t>
      </w:r>
    </w:p>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Выделяются следующие группы требований:</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Функциональные требования</w:t>
      </w:r>
      <w:r>
        <w:rPr>
          <w:rFonts w:ascii="Times New Roman" w:eastAsia="Times New Roman" w:hAnsi="Times New Roman" w:cs="Times New Roman"/>
          <w:color w:val="222222"/>
          <w:sz w:val="28"/>
          <w:szCs w:val="28"/>
          <w:highlight w:val="white"/>
        </w:rPr>
        <w:t xml:space="preserve"> – функциональность, свойства, возможности, безопасность, и т.д.</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lastRenderedPageBreak/>
        <w:t>Требования надежности</w:t>
      </w:r>
      <w:r>
        <w:rPr>
          <w:rFonts w:ascii="Times New Roman" w:eastAsia="Times New Roman" w:hAnsi="Times New Roman" w:cs="Times New Roman"/>
          <w:color w:val="222222"/>
          <w:sz w:val="28"/>
          <w:szCs w:val="28"/>
          <w:highlight w:val="white"/>
        </w:rPr>
        <w:t xml:space="preserve"> – частота сбоев, возможность восстановления, предсказуемость поведения.</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Требования производительности</w:t>
      </w:r>
      <w:r>
        <w:rPr>
          <w:rFonts w:ascii="Times New Roman" w:eastAsia="Times New Roman" w:hAnsi="Times New Roman" w:cs="Times New Roman"/>
          <w:color w:val="222222"/>
          <w:sz w:val="28"/>
          <w:szCs w:val="28"/>
          <w:highlight w:val="white"/>
        </w:rPr>
        <w:t xml:space="preserve"> – время отклика, точность, доступность, использование ресурсов.</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Возможность поддержки и конфигурирования</w:t>
      </w:r>
      <w:r>
        <w:rPr>
          <w:rFonts w:ascii="Times New Roman" w:eastAsia="Times New Roman" w:hAnsi="Times New Roman" w:cs="Times New Roman"/>
          <w:color w:val="222222"/>
          <w:sz w:val="28"/>
          <w:szCs w:val="28"/>
          <w:highlight w:val="white"/>
        </w:rPr>
        <w:t xml:space="preserve"> – адаптивность, соответствие стандартам, возможность конфигурирования.</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Требования к реализации</w:t>
      </w:r>
      <w:r>
        <w:rPr>
          <w:rFonts w:ascii="Times New Roman" w:eastAsia="Times New Roman" w:hAnsi="Times New Roman" w:cs="Times New Roman"/>
          <w:color w:val="222222"/>
          <w:sz w:val="28"/>
          <w:szCs w:val="28"/>
          <w:highlight w:val="white"/>
        </w:rPr>
        <w:t xml:space="preserve"> – требования к ресурсам, языки и средства разработки, аппаратное обеспечение.</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Требования к интерфейсам</w:t>
      </w:r>
      <w:r>
        <w:rPr>
          <w:rFonts w:ascii="Times New Roman" w:eastAsia="Times New Roman" w:hAnsi="Times New Roman" w:cs="Times New Roman"/>
          <w:color w:val="222222"/>
          <w:sz w:val="28"/>
          <w:szCs w:val="28"/>
          <w:highlight w:val="white"/>
        </w:rPr>
        <w:t xml:space="preserve"> – ограничения, накладываемые необходимостью взаимодействия с внешними системами.</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Управление системой</w:t>
      </w:r>
      <w:r>
        <w:rPr>
          <w:rFonts w:ascii="Times New Roman" w:eastAsia="Times New Roman" w:hAnsi="Times New Roman" w:cs="Times New Roman"/>
          <w:color w:val="222222"/>
          <w:sz w:val="28"/>
          <w:szCs w:val="28"/>
          <w:highlight w:val="white"/>
        </w:rPr>
        <w:t xml:space="preserve"> – требования к инструментам управления системой, к интерфейсам управления и пользовательскому интерфейсу.</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i/>
          <w:color w:val="222222"/>
          <w:sz w:val="28"/>
          <w:szCs w:val="28"/>
          <w:highlight w:val="white"/>
        </w:rPr>
        <w:t>Т</w:t>
      </w:r>
      <w:r>
        <w:rPr>
          <w:rFonts w:ascii="Times New Roman" w:eastAsia="Times New Roman" w:hAnsi="Times New Roman" w:cs="Times New Roman"/>
          <w:b/>
          <w:i/>
          <w:color w:val="222222"/>
          <w:sz w:val="28"/>
          <w:szCs w:val="28"/>
          <w:highlight w:val="white"/>
        </w:rPr>
        <w:t>ребования удобства и эргономики</w:t>
      </w:r>
      <w:r>
        <w:rPr>
          <w:rFonts w:ascii="Times New Roman" w:eastAsia="Times New Roman" w:hAnsi="Times New Roman" w:cs="Times New Roman"/>
          <w:color w:val="222222"/>
          <w:sz w:val="28"/>
          <w:szCs w:val="28"/>
          <w:highlight w:val="white"/>
        </w:rPr>
        <w:t xml:space="preserve"> – человеческий фактор, справочная система, документация.</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Юридические вопросы</w:t>
      </w:r>
      <w:r>
        <w:rPr>
          <w:rFonts w:ascii="Times New Roman" w:eastAsia="Times New Roman" w:hAnsi="Times New Roman" w:cs="Times New Roman"/>
          <w:color w:val="222222"/>
          <w:sz w:val="28"/>
          <w:szCs w:val="28"/>
          <w:highlight w:val="white"/>
        </w:rPr>
        <w:t xml:space="preserve"> – авторское право, использование компонентов сторонних разработчиков и пр.</w:t>
      </w:r>
    </w:p>
    <w:p w:rsidR="00550131" w:rsidRDefault="001F1620">
      <w:pPr>
        <w:shd w:val="clear" w:color="auto" w:fill="FFFFFF"/>
        <w:spacing w:after="0"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Возможные атрибуты требований:</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Уникальный идентификатор</w:t>
      </w:r>
      <w:r>
        <w:rPr>
          <w:rFonts w:ascii="Times New Roman" w:eastAsia="Times New Roman" w:hAnsi="Times New Roman" w:cs="Times New Roman"/>
          <w:i/>
          <w:color w:val="222222"/>
          <w:sz w:val="28"/>
          <w:szCs w:val="28"/>
          <w:highlight w:val="white"/>
        </w:rPr>
        <w:t>,</w:t>
      </w:r>
      <w:r>
        <w:rPr>
          <w:rFonts w:ascii="Times New Roman" w:eastAsia="Times New Roman" w:hAnsi="Times New Roman" w:cs="Times New Roman"/>
          <w:color w:val="222222"/>
          <w:sz w:val="28"/>
          <w:szCs w:val="28"/>
          <w:highlight w:val="white"/>
        </w:rPr>
        <w:t xml:space="preserve"> состоящий из первой буквы названия класса требований (Ф – функциональные, Н – надежность) и целого числа. Нумерация списков в Word может сместиться в случае перемещения требования или добавлении нового, а такой идентификатор (записанный простым текстом) никуда не денется. При ссылке на требование из другого документа достаточно указать этот идентификатор.</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Актуальность</w:t>
      </w:r>
      <w:r>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color w:val="222222"/>
          <w:sz w:val="28"/>
          <w:szCs w:val="28"/>
          <w:highlight w:val="white"/>
        </w:rPr>
        <w:t>(«Действительно», «Снято», «Под вопросом») – часть требований в процессе разработки снимается, но не следует сразу удалять их. Возможно, кто-то ссылался на них из других документов.</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Источник требования</w:t>
      </w:r>
      <w:r>
        <w:rPr>
          <w:rFonts w:ascii="Times New Roman" w:eastAsia="Times New Roman" w:hAnsi="Times New Roman" w:cs="Times New Roman"/>
          <w:color w:val="222222"/>
          <w:sz w:val="28"/>
          <w:szCs w:val="28"/>
          <w:highlight w:val="white"/>
        </w:rPr>
        <w:t xml:space="preserve"> – документ, либо лицо, выдвинувшее данное требование. Если требование сформулирован плохо, или непонятно откуда взялось, можно будет уточнить, обратившись к источнику.</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Дата введения требовани</w:t>
      </w:r>
      <w:r>
        <w:rPr>
          <w:rFonts w:ascii="Times New Roman" w:eastAsia="Times New Roman" w:hAnsi="Times New Roman" w:cs="Times New Roman"/>
          <w:i/>
          <w:color w:val="222222"/>
          <w:sz w:val="28"/>
          <w:szCs w:val="28"/>
          <w:highlight w:val="white"/>
        </w:rPr>
        <w:t>я</w:t>
      </w:r>
      <w:r>
        <w:rPr>
          <w:rFonts w:ascii="Times New Roman" w:eastAsia="Times New Roman" w:hAnsi="Times New Roman" w:cs="Times New Roman"/>
          <w:color w:val="222222"/>
          <w:sz w:val="28"/>
          <w:szCs w:val="28"/>
          <w:highlight w:val="white"/>
        </w:rPr>
        <w:t>.</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Проектирование</w:t>
      </w:r>
      <w:r>
        <w:rPr>
          <w:rFonts w:ascii="Times New Roman" w:eastAsia="Times New Roman" w:hAnsi="Times New Roman" w:cs="Times New Roman"/>
          <w:color w:val="222222"/>
          <w:sz w:val="28"/>
          <w:szCs w:val="28"/>
          <w:highlight w:val="white"/>
        </w:rPr>
        <w:t xml:space="preserve"> – когда и кем требование было учтено при проектировании, и в каком проектном документе можно найти решение, подтверждающее, что требование учтено.</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t>Реализация</w:t>
      </w:r>
      <w:r>
        <w:rPr>
          <w:rFonts w:ascii="Times New Roman" w:eastAsia="Times New Roman" w:hAnsi="Times New Roman" w:cs="Times New Roman"/>
          <w:color w:val="222222"/>
          <w:sz w:val="28"/>
          <w:szCs w:val="28"/>
          <w:highlight w:val="white"/>
        </w:rPr>
        <w:t xml:space="preserve"> – когда и кем требование было реализовано, и в каком модуле/файле/документе можно найти реализацию этого требования.</w:t>
      </w:r>
    </w:p>
    <w:p w:rsidR="00550131" w:rsidRDefault="001F1620">
      <w:pPr>
        <w:shd w:val="clear" w:color="auto" w:fill="FFFFFF"/>
        <w:spacing w:after="0" w:line="276" w:lineRule="auto"/>
        <w:ind w:firstLine="720"/>
        <w:jc w:val="both"/>
        <w:rPr>
          <w:color w:val="222222"/>
        </w:rPr>
      </w:pPr>
      <w:r>
        <w:rPr>
          <w:rFonts w:ascii="Times New Roman" w:eastAsia="Times New Roman" w:hAnsi="Times New Roman" w:cs="Times New Roman"/>
          <w:b/>
          <w:i/>
          <w:color w:val="222222"/>
          <w:sz w:val="28"/>
          <w:szCs w:val="28"/>
          <w:highlight w:val="white"/>
        </w:rPr>
        <w:lastRenderedPageBreak/>
        <w:t>Тестирование</w:t>
      </w:r>
      <w:r>
        <w:rPr>
          <w:rFonts w:ascii="Times New Roman" w:eastAsia="Times New Roman" w:hAnsi="Times New Roman" w:cs="Times New Roman"/>
          <w:color w:val="222222"/>
          <w:sz w:val="28"/>
          <w:szCs w:val="28"/>
          <w:highlight w:val="white"/>
        </w:rPr>
        <w:t xml:space="preserve"> – когда и кем была проверена и подтверждена корректность реализации требования. Также может быть указан использовавшийся при проверке Test-Case.</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Существуют также и организационные требования, которые обычно утверждаются менеджерами проекта на самых первых этапах общения с заказчиком:</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Временные затраты</w:t>
      </w:r>
      <w:r>
        <w:rPr>
          <w:rFonts w:ascii="Times New Roman" w:eastAsia="Times New Roman" w:hAnsi="Times New Roman" w:cs="Times New Roman"/>
          <w:color w:val="222222"/>
          <w:sz w:val="28"/>
          <w:szCs w:val="28"/>
          <w:highlight w:val="white"/>
        </w:rPr>
        <w:t xml:space="preserve"> (протяженность проекта);</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Денежные затраты</w:t>
      </w:r>
      <w:r>
        <w:rPr>
          <w:rFonts w:ascii="Times New Roman" w:eastAsia="Times New Roman" w:hAnsi="Times New Roman" w:cs="Times New Roman"/>
          <w:color w:val="222222"/>
          <w:sz w:val="28"/>
          <w:szCs w:val="28"/>
          <w:highlight w:val="white"/>
        </w:rPr>
        <w:t xml:space="preserve"> (стоимость проекта);</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Трудовые затраты</w:t>
      </w:r>
      <w:r>
        <w:rPr>
          <w:rFonts w:ascii="Times New Roman" w:eastAsia="Times New Roman" w:hAnsi="Times New Roman" w:cs="Times New Roman"/>
          <w:color w:val="222222"/>
          <w:sz w:val="28"/>
          <w:szCs w:val="28"/>
          <w:highlight w:val="white"/>
        </w:rPr>
        <w:t xml:space="preserve"> (команда: менеджеры, разработчики, тестировщики, и тд);</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Организационные процессы</w:t>
      </w:r>
      <w:r>
        <w:rPr>
          <w:rFonts w:ascii="Times New Roman" w:eastAsia="Times New Roman" w:hAnsi="Times New Roman" w:cs="Times New Roman"/>
          <w:color w:val="222222"/>
          <w:sz w:val="28"/>
          <w:szCs w:val="28"/>
          <w:highlight w:val="white"/>
        </w:rPr>
        <w:t xml:space="preserve"> (полномочия и ответственность членов команды, процессы выхода новых разработок в продакшн) и т.д.</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Помимо требований существуют иные источники информации, которые также необходимы при разработке и тестировании приложения. Например для решения задачи эстимации можно применить опыт прошлых проектов. К даным источником можно отнести:</w:t>
      </w:r>
    </w:p>
    <w:p w:rsidR="00550131" w:rsidRDefault="001F1620">
      <w:pPr>
        <w:shd w:val="clear" w:color="auto" w:fill="FFFFFF"/>
        <w:spacing w:after="0" w:line="276" w:lineRule="auto"/>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Экспертное мнение</w:t>
      </w:r>
      <w:r>
        <w:rPr>
          <w:rFonts w:ascii="Times New Roman" w:eastAsia="Times New Roman" w:hAnsi="Times New Roman" w:cs="Times New Roman"/>
          <w:b/>
          <w:color w:val="222222"/>
          <w:sz w:val="28"/>
          <w:szCs w:val="28"/>
          <w:highlight w:val="white"/>
        </w:rPr>
        <w:t>;</w:t>
      </w:r>
    </w:p>
    <w:p w:rsidR="00550131" w:rsidRDefault="001F1620">
      <w:pPr>
        <w:shd w:val="clear" w:color="auto" w:fill="FFFFFF"/>
        <w:spacing w:after="0" w:line="276" w:lineRule="auto"/>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Исторические примеры</w:t>
      </w:r>
      <w:r>
        <w:rPr>
          <w:rFonts w:ascii="Times New Roman" w:eastAsia="Times New Roman" w:hAnsi="Times New Roman" w:cs="Times New Roman"/>
          <w:color w:val="222222"/>
          <w:sz w:val="28"/>
          <w:szCs w:val="28"/>
          <w:highlight w:val="white"/>
        </w:rPr>
        <w:t xml:space="preserve"> (например опыт прошлых подобных проектов, знания);</w:t>
      </w:r>
    </w:p>
    <w:p w:rsidR="00550131" w:rsidRDefault="001F1620">
      <w:pPr>
        <w:shd w:val="clear" w:color="auto" w:fill="FFFFFF"/>
        <w:spacing w:after="0" w:line="276" w:lineRule="auto"/>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color w:val="222222"/>
          <w:sz w:val="28"/>
          <w:szCs w:val="28"/>
          <w:highlight w:val="white"/>
        </w:rPr>
        <w:t>Нормативные источники</w:t>
      </w:r>
      <w:r>
        <w:rPr>
          <w:rFonts w:ascii="Times New Roman" w:eastAsia="Times New Roman" w:hAnsi="Times New Roman" w:cs="Times New Roman"/>
          <w:color w:val="222222"/>
          <w:sz w:val="28"/>
          <w:szCs w:val="28"/>
          <w:highlight w:val="white"/>
        </w:rPr>
        <w:t xml:space="preserve"> (нормы качества; ISO) и т.д.</w:t>
      </w:r>
    </w:p>
    <w:p w:rsidR="00550131" w:rsidRDefault="001F1620">
      <w:pPr>
        <w:shd w:val="clear" w:color="auto" w:fill="FFFFFF"/>
        <w:spacing w:after="0" w:line="276"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333333"/>
          <w:sz w:val="28"/>
          <w:szCs w:val="28"/>
          <w:highlight w:val="white"/>
        </w:rPr>
        <w:t>Знания</w:t>
      </w:r>
      <w:r>
        <w:rPr>
          <w:rFonts w:ascii="Times New Roman" w:eastAsia="Times New Roman" w:hAnsi="Times New Roman" w:cs="Times New Roman"/>
          <w:color w:val="222222"/>
          <w:sz w:val="28"/>
          <w:szCs w:val="28"/>
          <w:highlight w:val="white"/>
        </w:rPr>
        <w:t xml:space="preserve"> – это зафиксированная и проверенная практикой обработанная информация, которая использовалась и может многократно использоваться для принятия решений.</w:t>
      </w:r>
    </w:p>
    <w:p w:rsidR="00550131" w:rsidRDefault="001F1620">
      <w:pPr>
        <w:shd w:val="clear" w:color="auto" w:fill="FFFFFF"/>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Знания – это вид информации, которая хранится в базе знаний и отображает знания специалиста в конкретной предметной области. Знания – это интеллектуальный капитал. Формальные знания могут быть в виде документов (стандартов, нормативов), регламентирующих принятие решений или  учебников, инструкций с описанием решения задач. Неформальные знания – это знания и опыт специалистов в определенной предметной области.</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Основными исходными данными, которые необходимо собрать о разрабатываемом проекте, являются проектные данные. Исходные данные могут быть применены в расчетных метриках, необходимых для выбора наиболее подходящей стратегии тестирования, либо сами являются метриками. </w:t>
      </w:r>
      <w:r>
        <w:rPr>
          <w:rFonts w:ascii="Times New Roman" w:eastAsia="Times New Roman" w:hAnsi="Times New Roman" w:cs="Times New Roman"/>
          <w:sz w:val="28"/>
          <w:szCs w:val="28"/>
        </w:rPr>
        <w:t>Отсутствие единой базы систематизации накопленных знаний и результатов применения метрик является проблемой анализа и планирования этапа тестирования и ИТ-проекта в целом. Что, в свою очередь, затрудняет понимание и назначение тех или иных метрик.</w:t>
      </w:r>
    </w:p>
    <w:p w:rsidR="00550131" w:rsidRPr="001F1620" w:rsidRDefault="00550131" w:rsidP="00467F7D">
      <w:pPr>
        <w:spacing w:after="0" w:line="360" w:lineRule="auto"/>
      </w:pPr>
      <w:bookmarkStart w:id="73" w:name="_s68278rcervs" w:colFirst="0" w:colLast="0"/>
      <w:bookmarkEnd w:id="73"/>
    </w:p>
    <w:p w:rsidR="00550131" w:rsidRDefault="001F1620" w:rsidP="00467F7D">
      <w:pPr>
        <w:pStyle w:val="2"/>
        <w:spacing w:before="0" w:line="276" w:lineRule="auto"/>
        <w:ind w:firstLine="720"/>
        <w:jc w:val="both"/>
        <w:rPr>
          <w:rFonts w:ascii="Times New Roman" w:eastAsia="Times New Roman" w:hAnsi="Times New Roman" w:cs="Times New Roman"/>
          <w:b/>
          <w:color w:val="000000"/>
          <w:sz w:val="28"/>
          <w:szCs w:val="28"/>
        </w:rPr>
      </w:pPr>
      <w:bookmarkStart w:id="74" w:name="_Toc12283051"/>
      <w:r>
        <w:rPr>
          <w:rFonts w:ascii="Times New Roman" w:eastAsia="Times New Roman" w:hAnsi="Times New Roman" w:cs="Times New Roman"/>
          <w:b/>
          <w:color w:val="000000"/>
          <w:sz w:val="28"/>
          <w:szCs w:val="28"/>
        </w:rPr>
        <w:lastRenderedPageBreak/>
        <w:t>Выводы по главе 1</w:t>
      </w:r>
      <w:bookmarkEnd w:id="74"/>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 это одна из техник контроля качества, включающая в себя активности по планированию работ, проектированию тестов, выполнению тестирования и анализу полученных результатов. Основными этапами тестирования являются анализ требований, планирование испытаний, проектирование тестов, реализация и отладка тестов, системное тестирование, приемочные испытания, сопровождение.</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процессе тестирования могут возникать следующие проблемы: нечеткие требования, неверные эстимации на тестирование или несоблюдение графика работ, неверное сопоставление ресурсов с задачами проекта (трудовые ресурсы-персонал), игнорирование мелких проблем на ранних стадиях разработки проекта, нарушение плана разработки продукта со стороны менеджмента, человеческий фактор. Проблемы являются предпосылками для возникновения рисков. На этапе тестирования программного продукта могут быть выявлены следующие виды рисков: неверная или неполная оценка трудозатрат, тест-план не привязан к плану проекта, стратегия тестирования не принята заказчиком или группой разработки, увольнение сотрудников, непредвиденные риски, риск игнорирования рисков.</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решения выявленных выше проблем следует проводить регулярный мониторинг показателей процесса тестирования. С этой целью можно использовать метрики этапа тестирования, которые позволяют измерить характеристики процесса и результатов тестирования, помогают визуализировать процесс, состояние тестов, оценить результаты тестирования и качество продукта. Также метрики помогут представить информацию о тестировании разных проектов в виде, пригодном для хранения, накопления и анализа. Для формирования системы метрик используются различные типы данных и различные шкалы.</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Принятия решений осуществляются на основе полученной информации и имеющихся знаний. В результате преобразования и анализа данных получают информацию, которая может использоваться для принятия решений при планировании, разработке и тестировании ИT-проектов.</w:t>
      </w:r>
    </w:p>
    <w:p w:rsidR="00550131" w:rsidRDefault="001F1620">
      <w:pP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Основными исходными данными, которые необходимо собрать о разрабатываемом проекте, являются проектные данные. Исходные данные могут быть применены в расчетных метриках, необходимых для выбора наиболее подходящей стратегии тестирования, либо сами являются метриками. Отсутствие единой базы систематизации накопленных знаний и результатов применения метрик является </w:t>
      </w:r>
      <w:r>
        <w:rPr>
          <w:rFonts w:ascii="Times New Roman" w:eastAsia="Times New Roman" w:hAnsi="Times New Roman" w:cs="Times New Roman"/>
          <w:sz w:val="28"/>
          <w:szCs w:val="28"/>
        </w:rPr>
        <w:lastRenderedPageBreak/>
        <w:t>проблемой анализа и планирования этапа тестирования и ИТ-проекта в целом. Что, в свою очередь, затрудняет понимание и назначение тех или иных метрик.</w:t>
      </w:r>
    </w:p>
    <w:p w:rsidR="00550131" w:rsidRDefault="00550131">
      <w:pPr>
        <w:spacing w:line="276" w:lineRule="auto"/>
        <w:jc w:val="both"/>
        <w:rPr>
          <w:rFonts w:ascii="Times New Roman" w:eastAsia="Times New Roman" w:hAnsi="Times New Roman" w:cs="Times New Roman"/>
          <w:sz w:val="36"/>
          <w:szCs w:val="36"/>
        </w:rPr>
      </w:pPr>
    </w:p>
    <w:p w:rsidR="00550131" w:rsidRDefault="001F1620">
      <w:pPr>
        <w:rPr>
          <w:rFonts w:ascii="Times New Roman" w:eastAsia="Times New Roman" w:hAnsi="Times New Roman" w:cs="Times New Roman"/>
          <w:color w:val="2E75B5"/>
          <w:sz w:val="36"/>
          <w:szCs w:val="36"/>
        </w:rPr>
      </w:pPr>
      <w:r>
        <w:br w:type="page"/>
      </w:r>
    </w:p>
    <w:p w:rsidR="00550131" w:rsidRDefault="001F1620" w:rsidP="0069157C">
      <w:pPr>
        <w:pStyle w:val="1"/>
        <w:spacing w:before="0" w:line="276" w:lineRule="auto"/>
        <w:jc w:val="center"/>
        <w:rPr>
          <w:rFonts w:ascii="Times New Roman" w:eastAsia="Times New Roman" w:hAnsi="Times New Roman" w:cs="Times New Roman"/>
          <w:b/>
          <w:color w:val="000000"/>
        </w:rPr>
      </w:pPr>
      <w:bookmarkStart w:id="75" w:name="_Toc12283052"/>
      <w:r>
        <w:rPr>
          <w:rFonts w:ascii="Times New Roman" w:eastAsia="Times New Roman" w:hAnsi="Times New Roman" w:cs="Times New Roman"/>
          <w:b/>
          <w:color w:val="000000"/>
        </w:rPr>
        <w:lastRenderedPageBreak/>
        <w:t>ГЛАВА 2 МЕТРИКИ ПО ОБЕСПЕЧЕНИЮ КАЧЕСТВА ЭТАПА ТЕСТИРОВАНИЯ И ПРОГРАММНОГО ПРОДУКТА</w:t>
      </w:r>
      <w:bookmarkEnd w:id="75"/>
    </w:p>
    <w:p w:rsidR="00467F7D" w:rsidRPr="00467F7D" w:rsidRDefault="00467F7D" w:rsidP="0069157C">
      <w:pPr>
        <w:spacing w:line="276" w:lineRule="auto"/>
      </w:pPr>
    </w:p>
    <w:p w:rsidR="00550131" w:rsidRDefault="001F1620" w:rsidP="0069157C">
      <w:pPr>
        <w:pStyle w:val="2"/>
        <w:spacing w:before="0" w:line="276" w:lineRule="auto"/>
        <w:ind w:left="1440" w:hanging="720"/>
        <w:rPr>
          <w:rFonts w:ascii="Times New Roman" w:eastAsia="Times New Roman" w:hAnsi="Times New Roman" w:cs="Times New Roman"/>
          <w:b/>
          <w:color w:val="000000"/>
          <w:sz w:val="32"/>
          <w:szCs w:val="32"/>
        </w:rPr>
      </w:pPr>
      <w:bookmarkStart w:id="76" w:name="_Toc12283053"/>
      <w:r>
        <w:rPr>
          <w:rFonts w:ascii="Times New Roman" w:eastAsia="Times New Roman" w:hAnsi="Times New Roman" w:cs="Times New Roman"/>
          <w:b/>
          <w:color w:val="000000"/>
          <w:sz w:val="32"/>
          <w:szCs w:val="32"/>
        </w:rPr>
        <w:t>2.1 Понятие качества программного продукта</w:t>
      </w:r>
      <w:bookmarkEnd w:id="76"/>
      <w:r>
        <w:rPr>
          <w:rFonts w:ascii="Times New Roman" w:eastAsia="Times New Roman" w:hAnsi="Times New Roman" w:cs="Times New Roman"/>
          <w:b/>
          <w:color w:val="000000"/>
          <w:sz w:val="32"/>
          <w:szCs w:val="32"/>
        </w:rPr>
        <w:t xml:space="preserve"> </w:t>
      </w:r>
    </w:p>
    <w:p w:rsidR="00550131" w:rsidRDefault="00550131" w:rsidP="0069157C">
      <w:pPr>
        <w:spacing w:after="0" w:line="276" w:lineRule="auto"/>
        <w:ind w:left="720"/>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Качество программного обеспечения</w:t>
      </w:r>
      <w:r>
        <w:rPr>
          <w:rFonts w:ascii="Times New Roman" w:eastAsia="Times New Roman" w:hAnsi="Times New Roman" w:cs="Times New Roman"/>
          <w:sz w:val="28"/>
          <w:szCs w:val="28"/>
        </w:rPr>
        <w:t xml:space="preserve"> — способность программного продукта при заданных условиях удовлетворять установленным или предполагаемым потребностям [5].</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Другие определения из стандартов:</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Весь объем признаков и характеристик программ, который относится к их способности удовлетворять установленным или предполагаемым потребностям [6].</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Степень, в которой система, компонент или процесс удовлетворяют потребностям или ожиданиям заказчика или пользователя [7].</w:t>
      </w:r>
    </w:p>
    <w:p w:rsidR="00550131" w:rsidRDefault="001F1620">
      <w:pPr>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Модели качества.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Стандарт ISO/IEC 25010:2011 (ГОСТ Р ИСО/МЭК 25010-2015) определяет модель качества продукта, которая включает восемь характеристик верхнего уровня [8]:</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Функциональная пригодность;</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Уровень производительности;</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Совместимость;</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Удобство использования (юзабилити);</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Надежность;</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Защищённость;</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Сопровождаемость;</w:t>
      </w:r>
    </w:p>
    <w:p w:rsidR="00550131" w:rsidRDefault="001F1620">
      <w:pPr>
        <w:numPr>
          <w:ilvl w:val="0"/>
          <w:numId w:val="3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Переносимость (мобильность).</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этом стандарте модель качества продукта (англ. software product quality model) рассматривается отдельно от субъективного качества в использовании, которое может сильно отличаться для различных стейкхолдеров. Модель качества в использовании (англ. quality in use model) включает следующие характеристики верхнего уровня[8]:</w:t>
      </w:r>
    </w:p>
    <w:p w:rsidR="00550131" w:rsidRDefault="001F1620">
      <w:pPr>
        <w:numPr>
          <w:ilvl w:val="0"/>
          <w:numId w:val="2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Результативность;</w:t>
      </w:r>
    </w:p>
    <w:p w:rsidR="00550131" w:rsidRDefault="001F1620">
      <w:pPr>
        <w:numPr>
          <w:ilvl w:val="0"/>
          <w:numId w:val="2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Производительность;</w:t>
      </w:r>
    </w:p>
    <w:p w:rsidR="00550131" w:rsidRDefault="001F1620">
      <w:pPr>
        <w:numPr>
          <w:ilvl w:val="0"/>
          <w:numId w:val="2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Удовлетворенность;</w:t>
      </w:r>
    </w:p>
    <w:p w:rsidR="00550131" w:rsidRDefault="001F1620">
      <w:pPr>
        <w:numPr>
          <w:ilvl w:val="0"/>
          <w:numId w:val="2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Свобода от риска;</w:t>
      </w:r>
    </w:p>
    <w:p w:rsidR="00550131" w:rsidRDefault="001F1620">
      <w:pPr>
        <w:numPr>
          <w:ilvl w:val="0"/>
          <w:numId w:val="2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Покрытие контекста.</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Роберт Гласс в известной книге «Факты и заблуждения профессионального программирования» утверждает, что большинство профессиональных разработчиков согласны с выделением семи показателей качества как основных[9]:</w:t>
      </w:r>
    </w:p>
    <w:p w:rsidR="00550131" w:rsidRDefault="001F1620">
      <w:pPr>
        <w:numPr>
          <w:ilvl w:val="0"/>
          <w:numId w:val="19"/>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Переносимость;</w:t>
      </w:r>
    </w:p>
    <w:p w:rsidR="00550131" w:rsidRDefault="001F1620">
      <w:pPr>
        <w:numPr>
          <w:ilvl w:val="0"/>
          <w:numId w:val="19"/>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Надежность;</w:t>
      </w:r>
    </w:p>
    <w:p w:rsidR="00550131" w:rsidRDefault="001F1620">
      <w:pPr>
        <w:numPr>
          <w:ilvl w:val="0"/>
          <w:numId w:val="19"/>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Эффективность;</w:t>
      </w:r>
    </w:p>
    <w:p w:rsidR="00550131" w:rsidRDefault="001F1620">
      <w:pPr>
        <w:numPr>
          <w:ilvl w:val="0"/>
          <w:numId w:val="19"/>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Удобство использования (юзабилити);</w:t>
      </w:r>
    </w:p>
    <w:p w:rsidR="00550131" w:rsidRDefault="001F1620">
      <w:pPr>
        <w:numPr>
          <w:ilvl w:val="0"/>
          <w:numId w:val="19"/>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Тестируемость;</w:t>
      </w:r>
    </w:p>
    <w:p w:rsidR="00550131" w:rsidRDefault="001F1620">
      <w:pPr>
        <w:numPr>
          <w:ilvl w:val="0"/>
          <w:numId w:val="19"/>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Понятность;</w:t>
      </w:r>
    </w:p>
    <w:p w:rsidR="00550131" w:rsidRDefault="001F1620">
      <w:pPr>
        <w:numPr>
          <w:ilvl w:val="0"/>
          <w:numId w:val="19"/>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Модифицируемость.</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Главной задачей процесса тестирования является подтверждение того, что продукт является качественным. Основной проблемой является выявление показателей которые бы четко отразили качество продукта. Данных показателей не существует, так как качество разработанного продукта оценивают разные люди (заказчик, разработчик, тестировщик, пользователь) для которых характеристики качества разные.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Такая путаница может объясняться несколькими причинами.</w:t>
      </w:r>
    </w:p>
    <w:p w:rsidR="00550131" w:rsidRDefault="001F162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Pr>
          <w:rFonts w:ascii="Times New Roman" w:eastAsia="Times New Roman" w:hAnsi="Times New Roman" w:cs="Times New Roman"/>
          <w:color w:val="000000"/>
          <w:sz w:val="28"/>
          <w:szCs w:val="28"/>
        </w:rPr>
        <w:t>ачество это не отдельно взятая идея или понятие, скорее многомерная и разноплановая концепция</w:t>
      </w:r>
      <w:r>
        <w:rPr>
          <w:rFonts w:ascii="Times New Roman" w:eastAsia="Times New Roman" w:hAnsi="Times New Roman" w:cs="Times New Roman"/>
          <w:sz w:val="28"/>
          <w:szCs w:val="28"/>
        </w:rPr>
        <w:t>;</w:t>
      </w:r>
    </w:p>
    <w:p w:rsidR="00550131" w:rsidRDefault="001F162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Pr>
          <w:rFonts w:ascii="Times New Roman" w:eastAsia="Times New Roman" w:hAnsi="Times New Roman" w:cs="Times New Roman"/>
          <w:color w:val="000000"/>
          <w:sz w:val="28"/>
          <w:szCs w:val="28"/>
        </w:rPr>
        <w:t>ля любого понятия и определения существует несколько уровней абстракции, например, когда люди говорят о качестве, одна часть понимает под этим слишком широкий и размытый смысл, в то время как другая может ссылаться на конкретное определение и значение</w:t>
      </w:r>
      <w:r>
        <w:rPr>
          <w:rFonts w:ascii="Times New Roman" w:eastAsia="Times New Roman" w:hAnsi="Times New Roman" w:cs="Times New Roman"/>
          <w:sz w:val="28"/>
          <w:szCs w:val="28"/>
        </w:rPr>
        <w:t>;</w:t>
      </w:r>
    </w:p>
    <w:p w:rsidR="00550131" w:rsidRDefault="001F162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Pr>
          <w:rFonts w:ascii="Times New Roman" w:eastAsia="Times New Roman" w:hAnsi="Times New Roman" w:cs="Times New Roman"/>
          <w:color w:val="000000"/>
          <w:sz w:val="28"/>
          <w:szCs w:val="28"/>
        </w:rPr>
        <w:t>ермин качество является неотъемлемой частью нашего повседневного общения, однако общепринятое и профессиональное использование может быть весьма сильно отличаться.</w:t>
      </w:r>
    </w:p>
    <w:p w:rsidR="00550131" w:rsidRDefault="001F1620">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инструмента управления качества могут служить выявляемые или рассчитанные метрики. Они способны отразить и визуализировать процесс тестирования на основе которого можно судить о качестве или непригодности программного продукта к использованию. Так например метрики оценки качества требований способны на ранних этапах указать заказчику о неправильности составления требований и предотвратить разработку неверного кода и будущих багов. Что, в свою очередь, несет снижение рисков, а также временных и материальных затрат.</w:t>
      </w:r>
    </w:p>
    <w:p w:rsidR="00550131" w:rsidRDefault="001F1620">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 точки зрения тестировщика </w:t>
      </w:r>
      <w:r>
        <w:rPr>
          <w:rFonts w:ascii="Times New Roman" w:eastAsia="Times New Roman" w:hAnsi="Times New Roman" w:cs="Times New Roman"/>
          <w:b/>
          <w:sz w:val="28"/>
          <w:szCs w:val="28"/>
        </w:rPr>
        <w:t>качество</w:t>
      </w:r>
      <w:r>
        <w:rPr>
          <w:rFonts w:ascii="Times New Roman" w:eastAsia="Times New Roman" w:hAnsi="Times New Roman" w:cs="Times New Roman"/>
          <w:sz w:val="28"/>
          <w:szCs w:val="28"/>
        </w:rPr>
        <w:t xml:space="preserve"> (quality) – показатель степени соответствия продукта предъявляемым к нему требованиям. Следует помнить, что качество продукта определяется качеством процесса его разработки.</w:t>
      </w:r>
    </w:p>
    <w:p w:rsidR="00550131" w:rsidRDefault="001F1620">
      <w:pPr>
        <w:shd w:val="clear" w:color="auto" w:fill="FFFFFF"/>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представлены некоторые общепринятые рассуждения о качестве:</w:t>
      </w:r>
    </w:p>
    <w:p w:rsidR="00550131" w:rsidRDefault="001F1620">
      <w:pPr>
        <w:numPr>
          <w:ilvl w:val="0"/>
          <w:numId w:val="8"/>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заказчик доволен продуктом – продукт качественный; </w:t>
      </w:r>
    </w:p>
    <w:p w:rsidR="00550131" w:rsidRDefault="001F1620">
      <w:pPr>
        <w:numPr>
          <w:ilvl w:val="0"/>
          <w:numId w:val="8"/>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продукт соответствует требованиям – продукт качественный;</w:t>
      </w:r>
    </w:p>
    <w:p w:rsidR="00550131" w:rsidRDefault="001F1620">
      <w:pPr>
        <w:numPr>
          <w:ilvl w:val="0"/>
          <w:numId w:val="8"/>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качественного продукта всегда есть какие-то преимущества и нет серьёзных недостатков;</w:t>
      </w:r>
    </w:p>
    <w:p w:rsidR="00550131" w:rsidRDefault="001F1620">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приведены лишь некоторые примеры того, как могут формулироваться критерии качества.</w:t>
      </w:r>
    </w:p>
    <w:p w:rsidR="00550131" w:rsidRDefault="001F1620">
      <w:pPr>
        <w:numPr>
          <w:ilvl w:val="0"/>
          <w:numId w:val="1"/>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Покрытие требований тестами – не менее 80%;</w:t>
      </w:r>
    </w:p>
    <w:p w:rsidR="00550131" w:rsidRDefault="001F1620">
      <w:pPr>
        <w:numPr>
          <w:ilvl w:val="0"/>
          <w:numId w:val="1"/>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Закрыто 100% известных критических дефектов, 90% дефектов средней критичности, 50% остальных дефектов;</w:t>
      </w:r>
    </w:p>
    <w:p w:rsidR="00550131" w:rsidRDefault="001F1620">
      <w:pPr>
        <w:numPr>
          <w:ilvl w:val="0"/>
          <w:numId w:val="1"/>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Общий показатель прохождения тестов – не менее некоторого значения: X = (Passed/Executed)*100%.</w:t>
      </w:r>
    </w:p>
    <w:p w:rsidR="00550131" w:rsidRDefault="001F1620">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Соответствие требованиям </w:t>
      </w:r>
      <w:r>
        <w:rPr>
          <w:rFonts w:ascii="Times New Roman" w:eastAsia="Times New Roman" w:hAnsi="Times New Roman" w:cs="Times New Roman"/>
          <w:color w:val="000000"/>
          <w:sz w:val="28"/>
          <w:szCs w:val="28"/>
        </w:rPr>
        <w:t xml:space="preserve">предполагает, что требования должны быть настолько четко определены, что они не могут быть поняты и интерпретированы некорректно. Позже, на этапе разработки, производятся регулярные измерения разработанного продукта, для определения соответствия требованиям. Любые несоответствия должны рассматриваются как дефекты – отсутствие качества. Например, спецификация на определенную модель радиостанции может требовать возможности принимать определенную частоту радиоволн на расстоянии более чем 30 километров от источника вещания. В случае, если радиостанция </w:t>
      </w:r>
      <w:r>
        <w:rPr>
          <w:rFonts w:ascii="Times New Roman" w:eastAsia="Times New Roman" w:hAnsi="Times New Roman" w:cs="Times New Roman"/>
          <w:sz w:val="28"/>
          <w:szCs w:val="28"/>
        </w:rPr>
        <w:t>не способна</w:t>
      </w:r>
      <w:r>
        <w:rPr>
          <w:rFonts w:ascii="Times New Roman" w:eastAsia="Times New Roman" w:hAnsi="Times New Roman" w:cs="Times New Roman"/>
          <w:color w:val="000000"/>
          <w:sz w:val="28"/>
          <w:szCs w:val="28"/>
        </w:rPr>
        <w:t xml:space="preserve"> выполнить данное требование, она не удовлетворяет требования к качеству и должна быть признана негодной и некачественной. Исходя из тех же принципов, если Кадиллак соответствует всем требованиям к машинам Кадиллак, значит это качественная машина. Если Шевроле соответствует всем требованиям к машинам Шевроле, следовательно, это тоже качественная машина. Эти две машины могут быть совершенно разными по стилю, скорости и экономичности, но если обе измерять по стандартным для них наборам, тогда они обе будут являться качественными машинами.</w:t>
      </w:r>
    </w:p>
    <w:p w:rsidR="00550131" w:rsidRDefault="001F1620">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Пригодность к использованию </w:t>
      </w:r>
      <w:r>
        <w:rPr>
          <w:rFonts w:ascii="Times New Roman" w:eastAsia="Times New Roman" w:hAnsi="Times New Roman" w:cs="Times New Roman"/>
          <w:color w:val="000000"/>
          <w:sz w:val="28"/>
          <w:szCs w:val="28"/>
        </w:rPr>
        <w:t xml:space="preserve">определение  принимает во внимание требования и ожидания конечных пользователей продукта, которые ожидают, что продукт или предоставляемый сервис будет удобным для их нужд. Однако разные пользователи могут использовать продукт по-разному, это означает, что продукт </w:t>
      </w:r>
      <w:r>
        <w:rPr>
          <w:rFonts w:ascii="Times New Roman" w:eastAsia="Times New Roman" w:hAnsi="Times New Roman" w:cs="Times New Roman"/>
          <w:color w:val="000000"/>
          <w:sz w:val="28"/>
          <w:szCs w:val="28"/>
        </w:rPr>
        <w:lastRenderedPageBreak/>
        <w:t>должен обладать максимально разнообразными вариантами использования. Согласно определению Juran каждый вариант использования это характеристика качества и все они могут быть классифицированы по категориям в качестве параметров пригодности к использованию.</w:t>
      </w:r>
    </w:p>
    <w:p w:rsidR="00550131" w:rsidRDefault="001F1620">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Эти два определения качества («соответствие требованиям» и «пригодность к использованию») по существу одинаковы. Разница в том, что вариант «пригодность к использованию» указывает на важную роль требований и ожиданий заказчика. Роль заказчика, связанная с качеством, никогда не может быть переоценена. С точки зрения заказчика, качество продукта, который он приобрел, состоит из множества различных факторов, таких как: цена, производительность, надежность и т.д.</w:t>
      </w:r>
    </w:p>
    <w:p w:rsidR="00550131" w:rsidRDefault="001F1620">
      <w:pPr>
        <w:spacing w:after="0" w:line="276" w:lineRule="auto"/>
        <w:ind w:firstLine="720"/>
        <w:jc w:val="both"/>
        <w:rPr>
          <w:rFonts w:ascii="Times New Roman" w:eastAsia="Times New Roman" w:hAnsi="Times New Roman" w:cs="Times New Roman"/>
          <w:i/>
          <w:color w:val="000000"/>
          <w:sz w:val="28"/>
          <w:szCs w:val="28"/>
        </w:rPr>
      </w:pPr>
      <w:r>
        <w:rPr>
          <w:rFonts w:ascii="Times New Roman" w:eastAsia="Times New Roman" w:hAnsi="Times New Roman" w:cs="Times New Roman"/>
          <w:sz w:val="28"/>
          <w:szCs w:val="28"/>
        </w:rPr>
        <w:t xml:space="preserve">Выводы о качестве программного продукта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является</w:t>
      </w:r>
      <w:r>
        <w:rPr>
          <w:rFonts w:ascii="Times New Roman" w:eastAsia="Times New Roman" w:hAnsi="Times New Roman" w:cs="Times New Roman"/>
          <w:color w:val="000000"/>
          <w:sz w:val="28"/>
          <w:szCs w:val="28"/>
        </w:rPr>
        <w:t xml:space="preserve"> его соответствие с реальными требованиями, явным и неявным. Очень часто неявные требования настолько очевидны для заказчика или пользователя, что он даже не предполагает, что они неизвестны разработчикам. Для примера вернемся к нашим автомобилям — заказчик может детально описать требования к дизайну, параметрам двигателя, оформлению салона, цвету кузова, но нигде не указать, что шины должны быть круглыми, а лобовое стекло </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прозрачным.</w:t>
      </w:r>
    </w:p>
    <w:p w:rsidR="00550131" w:rsidRDefault="001F1620">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Заказчик будет удовлетворен только тогда, когда купленный продукт будет полностью удовлетворять его реальным и жизненным требованиям, как специфицированным, так и нет.</w:t>
      </w:r>
    </w:p>
    <w:p w:rsidR="00550131" w:rsidRDefault="00550131" w:rsidP="0069157C">
      <w:pPr>
        <w:pBdr>
          <w:top w:val="nil"/>
          <w:left w:val="nil"/>
          <w:bottom w:val="nil"/>
          <w:right w:val="nil"/>
          <w:between w:val="nil"/>
        </w:pBdr>
        <w:shd w:val="clear" w:color="auto" w:fill="FFFFFF"/>
        <w:spacing w:after="0" w:line="276" w:lineRule="auto"/>
        <w:ind w:firstLine="720"/>
        <w:jc w:val="both"/>
        <w:rPr>
          <w:rFonts w:ascii="Times New Roman" w:eastAsia="Times New Roman" w:hAnsi="Times New Roman" w:cs="Times New Roman"/>
          <w:color w:val="000000"/>
          <w:sz w:val="28"/>
          <w:szCs w:val="28"/>
        </w:rPr>
      </w:pPr>
    </w:p>
    <w:p w:rsidR="00550131" w:rsidRDefault="001F1620" w:rsidP="0069157C">
      <w:pPr>
        <w:pStyle w:val="2"/>
        <w:spacing w:before="0" w:line="276" w:lineRule="auto"/>
        <w:ind w:left="1440" w:hanging="720"/>
        <w:rPr>
          <w:rFonts w:ascii="Times New Roman" w:eastAsia="Times New Roman" w:hAnsi="Times New Roman" w:cs="Times New Roman"/>
          <w:b/>
          <w:color w:val="000000"/>
          <w:sz w:val="32"/>
          <w:szCs w:val="32"/>
        </w:rPr>
      </w:pPr>
      <w:bookmarkStart w:id="77" w:name="_Toc12283054"/>
      <w:r>
        <w:rPr>
          <w:rFonts w:ascii="Times New Roman" w:eastAsia="Times New Roman" w:hAnsi="Times New Roman" w:cs="Times New Roman"/>
          <w:b/>
          <w:color w:val="000000"/>
          <w:sz w:val="32"/>
          <w:szCs w:val="32"/>
        </w:rPr>
        <w:t>2.2 Понятие и классификация метрик</w:t>
      </w:r>
      <w:bookmarkEnd w:id="77"/>
      <w:r>
        <w:rPr>
          <w:rFonts w:ascii="Times New Roman" w:eastAsia="Times New Roman" w:hAnsi="Times New Roman" w:cs="Times New Roman"/>
          <w:b/>
          <w:color w:val="000000"/>
          <w:sz w:val="32"/>
          <w:szCs w:val="32"/>
        </w:rPr>
        <w:t xml:space="preserve"> </w:t>
      </w:r>
    </w:p>
    <w:p w:rsidR="00550131" w:rsidRDefault="00550131" w:rsidP="0069157C">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sz w:val="28"/>
          <w:szCs w:val="28"/>
        </w:rPr>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Согласно международному стандарту </w:t>
      </w:r>
      <w:hyperlink r:id="rId14">
        <w:r>
          <w:rPr>
            <w:rFonts w:ascii="Times New Roman" w:eastAsia="Times New Roman" w:hAnsi="Times New Roman" w:cs="Times New Roman"/>
            <w:sz w:val="28"/>
            <w:szCs w:val="28"/>
          </w:rPr>
          <w:t>ISO 14598</w:t>
        </w:r>
      </w:hyperlink>
      <w:r>
        <w:rPr>
          <w:rFonts w:ascii="Times New Roman" w:eastAsia="Times New Roman" w:hAnsi="Times New Roman" w:cs="Times New Roman"/>
          <w:sz w:val="28"/>
          <w:szCs w:val="28"/>
        </w:rPr>
        <w:t xml:space="preserve"> [10]: </w:t>
      </w:r>
      <w:r>
        <w:rPr>
          <w:rFonts w:ascii="Times New Roman" w:eastAsia="Times New Roman" w:hAnsi="Times New Roman" w:cs="Times New Roman"/>
          <w:b/>
          <w:sz w:val="28"/>
          <w:szCs w:val="28"/>
        </w:rPr>
        <w:t>Метрика </w:t>
      </w:r>
      <w:r>
        <w:rPr>
          <w:rFonts w:ascii="Times New Roman" w:eastAsia="Times New Roman" w:hAnsi="Times New Roman" w:cs="Times New Roman"/>
          <w:sz w:val="28"/>
          <w:szCs w:val="28"/>
        </w:rPr>
        <w:t>– это количественный масштаб и метод, который может использоваться для измерения.</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Введение и использование метрик необходимо для улучшения контроля этапа тестирования, что позволяет повлиять на принятие своевременных управленческих решений. Метрики могут стать хорошим инструментом визуализации критериев качества.</w:t>
      </w:r>
    </w:p>
    <w:p w:rsidR="00550131" w:rsidRDefault="001F1620">
      <w:pPr>
        <w:spacing w:after="0" w:line="276" w:lineRule="auto"/>
        <w:ind w:firstLine="720"/>
        <w:jc w:val="both"/>
        <w:rPr>
          <w:rFonts w:ascii="Times New Roman" w:eastAsia="Times New Roman" w:hAnsi="Times New Roman" w:cs="Times New Roman"/>
          <w:sz w:val="28"/>
          <w:szCs w:val="28"/>
        </w:rPr>
      </w:pPr>
      <w:bookmarkStart w:id="78" w:name="_b4s0i84zwfrb" w:colFirst="0" w:colLast="0"/>
      <w:bookmarkEnd w:id="78"/>
      <w:r>
        <w:rPr>
          <w:rFonts w:ascii="Times New Roman" w:eastAsia="Times New Roman" w:hAnsi="Times New Roman" w:cs="Times New Roman"/>
          <w:sz w:val="28"/>
          <w:szCs w:val="28"/>
        </w:rPr>
        <w:t>Цель контроля тестирования состоит в получении обратной связи и визуализации процесса тестирования. Необходимую для контроля информацию собирают (как вручную, так и автоматически) и используют для оценки состояния и принятия решений, таких как покрытие требований или кода тестами, или критерии окончания тестирования. Метрики также могут быть использованы для оценки прогресса выполнения запланированных работ и освоения бюджета.</w:t>
      </w:r>
      <w:r>
        <w:rPr>
          <w:rFonts w:ascii="Times New Roman" w:eastAsia="Times New Roman" w:hAnsi="Times New Roman" w:cs="Times New Roman"/>
          <w:b/>
          <w:color w:val="000000"/>
          <w:sz w:val="32"/>
          <w:szCs w:val="32"/>
        </w:rPr>
        <w:t xml:space="preserve"> </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Метрики, применяемые на этапе тестирования ПО, можно классифицировать по различным признакам.</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 возможные классификации метрик по следующим признакам:</w:t>
      </w:r>
    </w:p>
    <w:p w:rsidR="00550131" w:rsidRDefault="001F1620">
      <w:pPr>
        <w:numPr>
          <w:ilvl w:val="0"/>
          <w:numId w:val="45"/>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этапам тестирования;</w:t>
      </w:r>
    </w:p>
    <w:p w:rsidR="00550131" w:rsidRDefault="001F1620">
      <w:pPr>
        <w:numPr>
          <w:ilvl w:val="0"/>
          <w:numId w:val="45"/>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сущностям.</w:t>
      </w:r>
    </w:p>
    <w:p w:rsidR="00550131" w:rsidRDefault="001F1620">
      <w:pPr>
        <w:spacing w:after="0" w:line="276"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способу получения значений метрики можно разделить на:</w:t>
      </w:r>
    </w:p>
    <w:p w:rsidR="00550131" w:rsidRDefault="001F1620">
      <w:pPr>
        <w:numPr>
          <w:ilvl w:val="0"/>
          <w:numId w:val="4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Расчетные метрики, которые вычисляются по определенным правилам из некоторых первичных показателей, измеренных в заданных шкалах; </w:t>
      </w:r>
    </w:p>
    <w:p w:rsidR="00550131" w:rsidRDefault="001F1620">
      <w:pPr>
        <w:numPr>
          <w:ilvl w:val="0"/>
          <w:numId w:val="4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Измеряемые, которые сами являются первичной информацией.</w:t>
      </w:r>
    </w:p>
    <w:p w:rsidR="00550131" w:rsidRDefault="00550131" w:rsidP="0069157C">
      <w:pPr>
        <w:spacing w:after="0" w:line="276" w:lineRule="auto"/>
        <w:ind w:left="720"/>
        <w:jc w:val="both"/>
        <w:rPr>
          <w:rFonts w:ascii="Times New Roman" w:eastAsia="Times New Roman" w:hAnsi="Times New Roman" w:cs="Times New Roman"/>
          <w:sz w:val="28"/>
          <w:szCs w:val="28"/>
          <w:highlight w:val="green"/>
        </w:rPr>
      </w:pPr>
    </w:p>
    <w:p w:rsidR="00550131" w:rsidRDefault="001F1620" w:rsidP="0069157C">
      <w:pPr>
        <w:pStyle w:val="3"/>
        <w:spacing w:after="0" w:line="276" w:lineRule="auto"/>
        <w:ind w:firstLine="720"/>
        <w:rPr>
          <w:sz w:val="28"/>
          <w:szCs w:val="28"/>
        </w:rPr>
      </w:pPr>
      <w:bookmarkStart w:id="79" w:name="_Toc12283055"/>
      <w:r>
        <w:rPr>
          <w:sz w:val="28"/>
          <w:szCs w:val="28"/>
        </w:rPr>
        <w:t>2.2.1 Метрики по этапам тестирования</w:t>
      </w:r>
      <w:bookmarkEnd w:id="79"/>
    </w:p>
    <w:p w:rsidR="00550131" w:rsidRDefault="00550131" w:rsidP="0069157C">
      <w:pPr>
        <w:spacing w:after="0" w:line="276" w:lineRule="auto"/>
      </w:pP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Метрики, которые могут быть применены на разных </w:t>
      </w:r>
      <w:r>
        <w:rPr>
          <w:rFonts w:ascii="Times New Roman" w:eastAsia="Times New Roman" w:hAnsi="Times New Roman" w:cs="Times New Roman"/>
          <w:b/>
          <w:sz w:val="28"/>
          <w:szCs w:val="28"/>
        </w:rPr>
        <w:t>этапах тестирования,</w:t>
      </w:r>
      <w:r>
        <w:rPr>
          <w:rFonts w:ascii="Times New Roman" w:eastAsia="Times New Roman" w:hAnsi="Times New Roman" w:cs="Times New Roman"/>
          <w:sz w:val="28"/>
          <w:szCs w:val="28"/>
        </w:rPr>
        <w:t xml:space="preserve"> приведены в таблице 2.1.</w:t>
      </w:r>
    </w:p>
    <w:p w:rsidR="00550131" w:rsidRDefault="001F1620">
      <w:pPr>
        <w:spacing w:after="0" w:line="276"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2.1 – Метрики, применяемые на разных этапах тестирования </w:t>
      </w:r>
    </w:p>
    <w:p w:rsidR="00467F7D" w:rsidRDefault="00467F7D">
      <w:pPr>
        <w:spacing w:after="0" w:line="276" w:lineRule="auto"/>
        <w:jc w:val="both"/>
        <w:rPr>
          <w:rFonts w:ascii="Times New Roman" w:eastAsia="Times New Roman" w:hAnsi="Times New Roman" w:cs="Times New Roman"/>
          <w:sz w:val="28"/>
          <w:szCs w:val="28"/>
        </w:rPr>
      </w:pPr>
    </w:p>
    <w:tbl>
      <w:tblPr>
        <w:tblStyle w:val="a6"/>
        <w:tblW w:w="10739" w:type="dxa"/>
        <w:tblBorders>
          <w:top w:val="nil"/>
          <w:left w:val="nil"/>
          <w:bottom w:val="nil"/>
          <w:right w:val="nil"/>
          <w:insideH w:val="nil"/>
          <w:insideV w:val="nil"/>
        </w:tblBorders>
        <w:tblLayout w:type="fixed"/>
        <w:tblLook w:val="0600"/>
      </w:tblPr>
      <w:tblGrid>
        <w:gridCol w:w="2909"/>
        <w:gridCol w:w="7830"/>
      </w:tblGrid>
      <w:tr w:rsidR="00550131">
        <w:trPr>
          <w:trHeight w:val="20"/>
        </w:trPr>
        <w:tc>
          <w:tcPr>
            <w:tcW w:w="2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Этап тестирования</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Метрики применяемые на этапах тестирования</w:t>
            </w:r>
          </w:p>
        </w:tc>
      </w:tr>
      <w:tr w:rsidR="00550131">
        <w:trPr>
          <w:trHeight w:val="20"/>
        </w:trPr>
        <w:tc>
          <w:tcPr>
            <w:tcW w:w="2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Анализ требований</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Качество требований; Сложность требований.</w:t>
            </w:r>
          </w:p>
        </w:tc>
      </w:tr>
      <w:tr w:rsidR="00550131">
        <w:trPr>
          <w:trHeight w:val="20"/>
        </w:trPr>
        <w:tc>
          <w:tcPr>
            <w:tcW w:w="2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Тест дизайн</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Скорость разработки ТС (ТС – тест кейсы); Сложность ТС. Количество шагов; Пригодность теста к smoke тестам; </w:t>
            </w:r>
          </w:p>
        </w:tc>
      </w:tr>
      <w:tr w:rsidR="00550131">
        <w:trPr>
          <w:trHeight w:val="20"/>
        </w:trPr>
        <w:tc>
          <w:tcPr>
            <w:tcW w:w="2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Функциональное тестирование</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Плотность дефектов; Коэффициент ретеста; Коэффициент регрессии; Происхождение дефектов</w:t>
            </w:r>
          </w:p>
        </w:tc>
      </w:tr>
      <w:tr w:rsidR="00550131">
        <w:trPr>
          <w:trHeight w:val="20"/>
        </w:trPr>
        <w:tc>
          <w:tcPr>
            <w:tcW w:w="2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Автотестирование</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Скорость разработки автотестов; Длительность выполнения автотестов; Дефекты в автотестах; Время жизни дефекта; Статус тестового набора.</w:t>
            </w:r>
          </w:p>
        </w:tc>
      </w:tr>
      <w:tr w:rsidR="00550131">
        <w:trPr>
          <w:trHeight w:val="20"/>
        </w:trPr>
        <w:tc>
          <w:tcPr>
            <w:tcW w:w="2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Внедрение и сопровождение</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пропущенных дефектов в PROD; Статистика использования.</w:t>
            </w:r>
          </w:p>
        </w:tc>
      </w:tr>
    </w:tbl>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w:t>
      </w:r>
      <w:r w:rsidR="00467F7D">
        <w:rPr>
          <w:rFonts w:ascii="Times New Roman" w:eastAsia="Times New Roman" w:hAnsi="Times New Roman" w:cs="Times New Roman"/>
          <w:sz w:val="28"/>
          <w:szCs w:val="28"/>
        </w:rPr>
        <w:t>: Собственная разработка автора</w:t>
      </w:r>
    </w:p>
    <w:p w:rsidR="00550131" w:rsidRDefault="00550131">
      <w:pPr>
        <w:spacing w:after="0" w:line="276" w:lineRule="auto"/>
        <w:ind w:firstLine="460"/>
        <w:jc w:val="both"/>
        <w:rPr>
          <w:rFonts w:ascii="Times New Roman" w:eastAsia="Times New Roman" w:hAnsi="Times New Roman" w:cs="Times New Roman"/>
          <w:sz w:val="28"/>
          <w:szCs w:val="28"/>
        </w:rPr>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Метрики </w:t>
      </w:r>
      <w:r>
        <w:rPr>
          <w:rFonts w:ascii="Times New Roman" w:eastAsia="Times New Roman" w:hAnsi="Times New Roman" w:cs="Times New Roman"/>
          <w:b/>
          <w:sz w:val="28"/>
          <w:szCs w:val="28"/>
        </w:rPr>
        <w:t>анализа требований</w:t>
      </w:r>
      <w:r>
        <w:rPr>
          <w:rFonts w:ascii="Times New Roman" w:eastAsia="Times New Roman" w:hAnsi="Times New Roman" w:cs="Times New Roman"/>
          <w:sz w:val="28"/>
          <w:szCs w:val="28"/>
        </w:rPr>
        <w:t xml:space="preserve"> основаны на качественно-количественной оценке. Можно измерить как характеристики каждого конкретного требования, так и всего набора требований в целом. Также можно выделить оценки (или веса) каждой </w:t>
      </w:r>
      <w:r>
        <w:rPr>
          <w:rFonts w:ascii="Times New Roman" w:eastAsia="Times New Roman" w:hAnsi="Times New Roman" w:cs="Times New Roman"/>
          <w:sz w:val="28"/>
          <w:szCs w:val="28"/>
        </w:rPr>
        <w:lastRenderedPageBreak/>
        <w:t>характеристики требований. Это могут быть веса от 1 до 5. К характеристикам требований можно отнести:</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Полноту</w:t>
      </w:r>
      <w:r>
        <w:rPr>
          <w:rFonts w:ascii="Times New Roman" w:eastAsia="Times New Roman" w:hAnsi="Times New Roman" w:cs="Times New Roman"/>
          <w:sz w:val="28"/>
          <w:szCs w:val="28"/>
        </w:rPr>
        <w:t xml:space="preserve"> – свойство, означающее, что совокупность артефактов, описывающих требования, исчерпывающим образом описывает всё то, что требуется от разрабатываемой системы);</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Понятность</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лингвистическая корректность. Требования должны быть лексически и синтаксически верны, написаны в корректном стиле на основе определенных соглашений принятых в предметной области. Данная характеристика предполагает что слова «можно, вкоэфиуиозможно» будут переведены в слова «должен, обязан»;  </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Осуществимость</w:t>
      </w:r>
      <w:r>
        <w:rPr>
          <w:rFonts w:ascii="Times New Roman" w:eastAsia="Times New Roman" w:hAnsi="Times New Roman" w:cs="Times New Roman"/>
          <w:sz w:val="28"/>
          <w:szCs w:val="28"/>
        </w:rPr>
        <w:t xml:space="preserve"> – физическая возможность выполнить требования;</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Проверяемость</w:t>
      </w:r>
      <w:r>
        <w:rPr>
          <w:rFonts w:ascii="Times New Roman" w:eastAsia="Times New Roman" w:hAnsi="Times New Roman" w:cs="Times New Roman"/>
          <w:sz w:val="28"/>
          <w:szCs w:val="28"/>
        </w:rPr>
        <w:t xml:space="preserve"> – есть физическая возможность проверить выполнение требования;</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Можно определить различные варианты расчета метрик оценки </w:t>
      </w:r>
      <w:r>
        <w:rPr>
          <w:rFonts w:ascii="Times New Roman" w:eastAsia="Times New Roman" w:hAnsi="Times New Roman" w:cs="Times New Roman"/>
          <w:i/>
          <w:sz w:val="28"/>
          <w:szCs w:val="28"/>
        </w:rPr>
        <w:t>качества требований</w:t>
      </w:r>
      <w:r>
        <w:rPr>
          <w:rFonts w:ascii="Times New Roman" w:eastAsia="Times New Roman" w:hAnsi="Times New Roman" w:cs="Times New Roman"/>
          <w:sz w:val="28"/>
          <w:szCs w:val="28"/>
        </w:rPr>
        <w:t xml:space="preserve">. Применение разных вариантов может быть полезно для разных наборов требований. Например, метрики расчета оценки качества отдельного требования (R1) можно рассчитать следуя примеру ниже: </w:t>
      </w:r>
    </w:p>
    <w:p w:rsidR="00550131" w:rsidRDefault="001F1620">
      <w:pPr>
        <w:spacing w:after="0" w:line="276" w:lineRule="auto"/>
        <w:ind w:firstLine="460"/>
        <w:jc w:val="both"/>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Вариант 1.</w:t>
      </w:r>
      <w:r>
        <w:rPr>
          <w:rFonts w:ascii="Times New Roman" w:eastAsia="Times New Roman" w:hAnsi="Times New Roman" w:cs="Times New Roman"/>
          <w:i/>
          <w:sz w:val="28"/>
          <w:szCs w:val="28"/>
        </w:rPr>
        <w:t xml:space="preserve"> R1 = (Полнота + Понятность) * Осуществимость * Проверяемость;</w:t>
      </w:r>
    </w:p>
    <w:p w:rsidR="00550131" w:rsidRDefault="001F1620">
      <w:pPr>
        <w:spacing w:after="0" w:line="276" w:lineRule="auto"/>
        <w:ind w:firstLine="460"/>
        <w:jc w:val="both"/>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Вариант 2</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R2 = (Полнота + Понятность) * Осуществимость + Проверяемость, где </w:t>
      </w:r>
      <w:r>
        <w:rPr>
          <w:rFonts w:ascii="Times New Roman" w:eastAsia="Times New Roman" w:hAnsi="Times New Roman" w:cs="Times New Roman"/>
          <w:b/>
          <w:i/>
          <w:sz w:val="28"/>
          <w:szCs w:val="28"/>
        </w:rPr>
        <w:t>R</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оценка качества требований</w:t>
      </w:r>
      <w:r>
        <w:rPr>
          <w:rFonts w:ascii="Times New Roman" w:eastAsia="Times New Roman" w:hAnsi="Times New Roman" w:cs="Times New Roman"/>
          <w:i/>
          <w:sz w:val="28"/>
          <w:szCs w:val="28"/>
        </w:rPr>
        <w:t>.</w:t>
      </w:r>
    </w:p>
    <w:p w:rsidR="00550131" w:rsidRDefault="001F1620">
      <w:pPr>
        <w:spacing w:after="0" w:line="276" w:lineRule="auto"/>
        <w:ind w:left="-141"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расчета оценки качества требований по вышеуказанным формулам представлен в таблице 2.2.</w:t>
      </w:r>
    </w:p>
    <w:p w:rsidR="00550131" w:rsidRDefault="00550131">
      <w:pPr>
        <w:spacing w:after="0" w:line="276" w:lineRule="auto"/>
        <w:rPr>
          <w:rFonts w:ascii="Times New Roman" w:eastAsia="Times New Roman" w:hAnsi="Times New Roman" w:cs="Times New Roman"/>
          <w:b/>
          <w:sz w:val="24"/>
          <w:szCs w:val="24"/>
        </w:rPr>
      </w:pPr>
    </w:p>
    <w:p w:rsidR="00550131" w:rsidRDefault="001F162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2.2 – Пример расчета оценки качества требований к программному обеспечению</w:t>
      </w:r>
    </w:p>
    <w:p w:rsidR="00467F7D" w:rsidRDefault="00467F7D">
      <w:pPr>
        <w:spacing w:after="0" w:line="276" w:lineRule="auto"/>
        <w:rPr>
          <w:rFonts w:ascii="Times New Roman" w:eastAsia="Times New Roman" w:hAnsi="Times New Roman" w:cs="Times New Roman"/>
          <w:sz w:val="28"/>
          <w:szCs w:val="28"/>
        </w:rPr>
      </w:pPr>
    </w:p>
    <w:tbl>
      <w:tblPr>
        <w:tblStyle w:val="a7"/>
        <w:tblW w:w="10348" w:type="dxa"/>
        <w:tblInd w:w="132" w:type="dxa"/>
        <w:tblBorders>
          <w:top w:val="nil"/>
          <w:left w:val="nil"/>
          <w:bottom w:val="nil"/>
          <w:right w:val="nil"/>
          <w:insideH w:val="nil"/>
          <w:insideV w:val="nil"/>
        </w:tblBorders>
        <w:tblLayout w:type="fixed"/>
        <w:tblLook w:val="0600"/>
      </w:tblPr>
      <w:tblGrid>
        <w:gridCol w:w="1713"/>
        <w:gridCol w:w="1320"/>
        <w:gridCol w:w="1635"/>
        <w:gridCol w:w="2130"/>
        <w:gridCol w:w="2025"/>
        <w:gridCol w:w="825"/>
        <w:gridCol w:w="700"/>
      </w:tblGrid>
      <w:tr w:rsidR="00550131" w:rsidTr="002B5520">
        <w:trPr>
          <w:trHeight w:val="56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Требования</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Полнота</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Понятность</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Осуществимость</w:t>
            </w:r>
          </w:p>
        </w:tc>
        <w:tc>
          <w:tcPr>
            <w:tcW w:w="20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Проверяемость</w:t>
            </w:r>
          </w:p>
        </w:tc>
        <w:tc>
          <w:tcPr>
            <w:tcW w:w="8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R1</w:t>
            </w:r>
          </w:p>
        </w:tc>
        <w:tc>
          <w:tcPr>
            <w:tcW w:w="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R2</w:t>
            </w:r>
          </w:p>
        </w:tc>
      </w:tr>
      <w:tr w:rsidR="00550131" w:rsidTr="002B5520">
        <w:trPr>
          <w:trHeight w:val="340"/>
        </w:trPr>
        <w:tc>
          <w:tcPr>
            <w:tcW w:w="1713"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Req1</w:t>
            </w:r>
          </w:p>
        </w:tc>
        <w:tc>
          <w:tcPr>
            <w:tcW w:w="132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3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3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2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2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70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550131" w:rsidTr="002B5520">
        <w:trPr>
          <w:trHeight w:val="340"/>
        </w:trPr>
        <w:tc>
          <w:tcPr>
            <w:tcW w:w="1713"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Req2</w:t>
            </w:r>
          </w:p>
        </w:tc>
        <w:tc>
          <w:tcPr>
            <w:tcW w:w="132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3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3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2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2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70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550131" w:rsidTr="002B5520">
        <w:trPr>
          <w:trHeight w:val="340"/>
        </w:trPr>
        <w:tc>
          <w:tcPr>
            <w:tcW w:w="1713"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Всего</w:t>
            </w:r>
          </w:p>
        </w:tc>
        <w:tc>
          <w:tcPr>
            <w:tcW w:w="132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0,5</w:t>
            </w:r>
          </w:p>
        </w:tc>
        <w:tc>
          <w:tcPr>
            <w:tcW w:w="163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2,5</w:t>
            </w:r>
          </w:p>
        </w:tc>
        <w:tc>
          <w:tcPr>
            <w:tcW w:w="213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w:t>
            </w:r>
          </w:p>
        </w:tc>
        <w:tc>
          <w:tcPr>
            <w:tcW w:w="202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1,5</w:t>
            </w:r>
          </w:p>
        </w:tc>
        <w:tc>
          <w:tcPr>
            <w:tcW w:w="82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7</w:t>
            </w:r>
          </w:p>
        </w:tc>
        <w:tc>
          <w:tcPr>
            <w:tcW w:w="70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6,5</w:t>
            </w:r>
          </w:p>
        </w:tc>
      </w:tr>
    </w:tbl>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 Собственная разработка автора</w:t>
      </w:r>
    </w:p>
    <w:p w:rsidR="00550131" w:rsidRDefault="00550131">
      <w:pPr>
        <w:spacing w:after="0" w:line="276" w:lineRule="auto"/>
        <w:jc w:val="both"/>
        <w:rPr>
          <w:rFonts w:ascii="Times New Roman" w:eastAsia="Times New Roman" w:hAnsi="Times New Roman" w:cs="Times New Roman"/>
          <w:sz w:val="28"/>
          <w:szCs w:val="28"/>
        </w:rPr>
      </w:pP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Метрики анализа требований могут быть полезны при оценки качества требований и выявление проблем с требованиями на самых ранних этапах разработки программного продукта, что позволит избежать рисков денежных затрат на исправление требований и функционала на поздних этапах разработки ПО.</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w:t>
      </w:r>
      <w:r>
        <w:rPr>
          <w:rFonts w:ascii="Times New Roman" w:eastAsia="Times New Roman" w:hAnsi="Times New Roman" w:cs="Times New Roman"/>
          <w:b/>
          <w:sz w:val="28"/>
          <w:szCs w:val="28"/>
        </w:rPr>
        <w:t>тест дизайна</w:t>
      </w:r>
      <w:r>
        <w:rPr>
          <w:rFonts w:ascii="Times New Roman" w:eastAsia="Times New Roman" w:hAnsi="Times New Roman" w:cs="Times New Roman"/>
          <w:sz w:val="28"/>
          <w:szCs w:val="28"/>
        </w:rPr>
        <w:t xml:space="preserve"> можно выделить оценки такие, как:</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Количество шагов</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количество шагов необходимых для того, чтобы выполнить тест кейс.</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Пригодность теста к smoke тестам</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количество тестов включенных в самый необходимый набор тестов;</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Сложность или размер</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это оценочное соотношение самого простого теста ко всем существующим (например, к самому простому тест кейсу применятся оценка 1, далее относительно этого кейса оцениваются остальные).</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Сложив сложность всех тест кейсов можно понять сложность тестового набора в целом. С оценкой тестового набора, например в часах можно вычислить время его выполнения тестировщиком, т.е. решить задачу эстимации выхода продукта в релиз. Для этого можно присвоить коэффициенты тестировщикам с разным уровням мастерства (например, junior=4; midel=8 и т.д.). Пример расчета сложности прохождения тестового набора представлен в таблице 2.3.</w:t>
      </w:r>
    </w:p>
    <w:p w:rsidR="00550131" w:rsidRDefault="001F1620">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0131" w:rsidRDefault="001F162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2.3 – Пример расчета сложности прохождения тестового набора</w:t>
      </w:r>
    </w:p>
    <w:p w:rsidR="002B5520" w:rsidRDefault="002B5520">
      <w:pPr>
        <w:spacing w:after="0" w:line="276" w:lineRule="auto"/>
        <w:rPr>
          <w:rFonts w:ascii="Times New Roman" w:eastAsia="Times New Roman" w:hAnsi="Times New Roman" w:cs="Times New Roman"/>
          <w:sz w:val="28"/>
          <w:szCs w:val="28"/>
        </w:rPr>
      </w:pPr>
    </w:p>
    <w:tbl>
      <w:tblPr>
        <w:tblStyle w:val="a8"/>
        <w:tblW w:w="10455" w:type="dxa"/>
        <w:tblInd w:w="90" w:type="dxa"/>
        <w:tblBorders>
          <w:top w:val="nil"/>
          <w:left w:val="nil"/>
          <w:bottom w:val="nil"/>
          <w:right w:val="nil"/>
          <w:insideH w:val="nil"/>
          <w:insideV w:val="nil"/>
        </w:tblBorders>
        <w:tblLayout w:type="fixed"/>
        <w:tblLook w:val="0600"/>
      </w:tblPr>
      <w:tblGrid>
        <w:gridCol w:w="2760"/>
        <w:gridCol w:w="2700"/>
        <w:gridCol w:w="2040"/>
        <w:gridCol w:w="2955"/>
      </w:tblGrid>
      <w:tr w:rsidR="00550131">
        <w:trPr>
          <w:trHeight w:val="340"/>
        </w:trPr>
        <w:tc>
          <w:tcPr>
            <w:tcW w:w="27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Тест кейс</w:t>
            </w:r>
          </w:p>
        </w:tc>
        <w:tc>
          <w:tcPr>
            <w:tcW w:w="2700"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Шагов</w:t>
            </w:r>
          </w:p>
        </w:tc>
        <w:tc>
          <w:tcPr>
            <w:tcW w:w="2040"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Smoke</w:t>
            </w:r>
          </w:p>
        </w:tc>
        <w:tc>
          <w:tcPr>
            <w:tcW w:w="295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Сложность (размер)</w:t>
            </w:r>
          </w:p>
        </w:tc>
      </w:tr>
      <w:tr w:rsidR="00550131">
        <w:trPr>
          <w:trHeight w:val="340"/>
        </w:trPr>
        <w:tc>
          <w:tcPr>
            <w:tcW w:w="276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ТС 1</w:t>
            </w:r>
          </w:p>
        </w:tc>
        <w:tc>
          <w:tcPr>
            <w:tcW w:w="270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ind w:left="14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4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95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550131">
        <w:trPr>
          <w:trHeight w:val="340"/>
        </w:trPr>
        <w:tc>
          <w:tcPr>
            <w:tcW w:w="276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ТС 2</w:t>
            </w:r>
          </w:p>
        </w:tc>
        <w:tc>
          <w:tcPr>
            <w:tcW w:w="270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ind w:left="14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4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95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550131">
        <w:trPr>
          <w:trHeight w:val="260"/>
        </w:trPr>
        <w:tc>
          <w:tcPr>
            <w:tcW w:w="276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Итого:</w:t>
            </w:r>
          </w:p>
        </w:tc>
        <w:tc>
          <w:tcPr>
            <w:tcW w:w="270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550131">
            <w:pPr>
              <w:spacing w:line="276" w:lineRule="auto"/>
              <w:ind w:left="1400"/>
              <w:jc w:val="both"/>
              <w:rPr>
                <w:rFonts w:ascii="Times New Roman" w:eastAsia="Times New Roman" w:hAnsi="Times New Roman" w:cs="Times New Roman"/>
                <w:sz w:val="24"/>
                <w:szCs w:val="24"/>
              </w:rPr>
            </w:pPr>
          </w:p>
        </w:tc>
        <w:tc>
          <w:tcPr>
            <w:tcW w:w="2040"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550131">
            <w:pPr>
              <w:spacing w:line="276" w:lineRule="auto"/>
              <w:ind w:left="1400"/>
              <w:jc w:val="both"/>
              <w:rPr>
                <w:rFonts w:ascii="Times New Roman" w:eastAsia="Times New Roman" w:hAnsi="Times New Roman" w:cs="Times New Roman"/>
                <w:sz w:val="24"/>
                <w:szCs w:val="24"/>
              </w:rPr>
            </w:pPr>
          </w:p>
        </w:tc>
        <w:tc>
          <w:tcPr>
            <w:tcW w:w="2955" w:type="dxa"/>
            <w:tcBorders>
              <w:top w:val="nil"/>
              <w:left w:val="nil"/>
              <w:bottom w:val="single" w:sz="8" w:space="0" w:color="000000"/>
              <w:right w:val="single" w:sz="8" w:space="0" w:color="000000"/>
            </w:tcBorders>
            <w:tcMar>
              <w:top w:w="60" w:type="dxa"/>
              <w:left w:w="60" w:type="dxa"/>
              <w:bottom w:w="60" w:type="dxa"/>
              <w:right w:w="60" w:type="dxa"/>
            </w:tcMar>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Общая сложность тестового набора 4,5</w:t>
            </w:r>
          </w:p>
        </w:tc>
      </w:tr>
    </w:tbl>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 Собственная разработка автора</w:t>
      </w:r>
    </w:p>
    <w:p w:rsidR="00550131" w:rsidRDefault="00550131">
      <w:pPr>
        <w:spacing w:after="0" w:line="276" w:lineRule="auto"/>
        <w:jc w:val="both"/>
        <w:rPr>
          <w:rFonts w:ascii="Times New Roman" w:eastAsia="Times New Roman" w:hAnsi="Times New Roman" w:cs="Times New Roman"/>
          <w:sz w:val="28"/>
          <w:szCs w:val="28"/>
        </w:rPr>
      </w:pPr>
    </w:p>
    <w:p w:rsidR="00550131" w:rsidRDefault="001F1620">
      <w:pPr>
        <w:spacing w:after="0" w:line="276"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Покрытие требований тест кейсами</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Еще одной большой задачей является оценка покрытия. Некоторые считает покрытие по написанным вручную кейсам. Главный минус, это человеческий фактор. Некоторые считает покрытие кода. Но здесь не учитывается с какими параметрами тот или иной метод был вызван. Существует вариант подсчета покрытие популярных пользовательских юзкейсов. Причем рассчитывается состояния системы и атомарные </w:t>
      </w:r>
      <w:r>
        <w:rPr>
          <w:rFonts w:ascii="Times New Roman" w:eastAsia="Times New Roman" w:hAnsi="Times New Roman" w:cs="Times New Roman"/>
          <w:sz w:val="28"/>
          <w:szCs w:val="28"/>
        </w:rPr>
        <w:lastRenderedPageBreak/>
        <w:t xml:space="preserve">переходы между ними. Главное отличие от первого варианта расчета — отсутствие человеческого фактора. </w:t>
      </w:r>
    </w:p>
    <w:p w:rsidR="00550131" w:rsidRDefault="001F1620">
      <w:pPr>
        <w:spacing w:after="0" w:line="276" w:lineRule="auto"/>
        <w:ind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Принцип:</w:t>
      </w:r>
    </w:p>
    <w:p w:rsidR="00550131" w:rsidRDefault="001F1620">
      <w:pPr>
        <w:numPr>
          <w:ilvl w:val="0"/>
          <w:numId w:val="36"/>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топ N популярных состояний тестируемой системы;</w:t>
      </w:r>
    </w:p>
    <w:p w:rsidR="00550131" w:rsidRDefault="001F1620">
      <w:pPr>
        <w:numPr>
          <w:ilvl w:val="0"/>
          <w:numId w:val="34"/>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Подсчет парных переходов между состояниями системы;</w:t>
      </w:r>
    </w:p>
    <w:p w:rsidR="00550131" w:rsidRDefault="001F1620">
      <w:pPr>
        <w:numPr>
          <w:ilvl w:val="0"/>
          <w:numId w:val="34"/>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Сортировка кейсов по числу переходов;</w:t>
      </w:r>
    </w:p>
    <w:p w:rsidR="00550131" w:rsidRDefault="001F1620">
      <w:pPr>
        <w:numPr>
          <w:ilvl w:val="0"/>
          <w:numId w:val="34"/>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Проход кейсов сверху вниз;</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Тпок = (Lпок/Lвсего)*100%, где Тпок </w:t>
      </w:r>
      <w:r>
        <w:rPr>
          <w:rFonts w:ascii="Times New Roman" w:eastAsia="Times New Roman" w:hAnsi="Times New Roman" w:cs="Times New Roman"/>
          <w:sz w:val="28"/>
          <w:szCs w:val="28"/>
        </w:rPr>
        <w:t xml:space="preserve">– тестовое покрытие, </w:t>
      </w:r>
      <w:r>
        <w:rPr>
          <w:rFonts w:ascii="Times New Roman" w:eastAsia="Times New Roman" w:hAnsi="Times New Roman" w:cs="Times New Roman"/>
          <w:i/>
          <w:sz w:val="28"/>
          <w:szCs w:val="28"/>
        </w:rPr>
        <w:t xml:space="preserve">Lпок </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количество требований проверяемых ТК, </w:t>
      </w:r>
      <w:r>
        <w:rPr>
          <w:rFonts w:ascii="Times New Roman" w:eastAsia="Times New Roman" w:hAnsi="Times New Roman" w:cs="Times New Roman"/>
          <w:i/>
          <w:sz w:val="28"/>
          <w:szCs w:val="28"/>
        </w:rPr>
        <w:t xml:space="preserve">Lвсего </w:t>
      </w:r>
      <w:r>
        <w:rPr>
          <w:rFonts w:ascii="Times New Roman" w:eastAsia="Times New Roman" w:hAnsi="Times New Roman" w:cs="Times New Roman"/>
          <w:sz w:val="28"/>
          <w:szCs w:val="28"/>
        </w:rPr>
        <w:t>– общее количество требований.</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 применяемые на стадии тестового дизайна полезны в решении задачи эстимации временных затрат на этапе тестирования.</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Функциональное тестирование</w:t>
      </w:r>
      <w:r>
        <w:rPr>
          <w:rFonts w:ascii="Times New Roman" w:eastAsia="Times New Roman" w:hAnsi="Times New Roman" w:cs="Times New Roman"/>
          <w:sz w:val="28"/>
          <w:szCs w:val="28"/>
        </w:rPr>
        <w:t xml:space="preserve">. </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Происхождение дефектов</w:t>
      </w:r>
      <w:r>
        <w:rPr>
          <w:rFonts w:ascii="Times New Roman" w:eastAsia="Times New Roman" w:hAnsi="Times New Roman" w:cs="Times New Roman"/>
          <w:sz w:val="28"/>
          <w:szCs w:val="28"/>
        </w:rPr>
        <w:t xml:space="preserve"> – на каком этапе тестирования был обнаружен дефект;</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Время жизни дефекта</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как долго дефект исправлялся, можно применить только для самых критичных и важных багов;</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Статус тестового набора</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 отражает статус прохождения тест кейса), время прохождения ТС;  </w:t>
      </w:r>
    </w:p>
    <w:p w:rsidR="00550131" w:rsidRDefault="001F1620">
      <w:pPr>
        <w:spacing w:after="0" w:line="276" w:lineRule="auto"/>
        <w:ind w:firstLine="46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Плотность дефекта = количество дефектов на единицу размера: на весь продукт, спринт, функцию, объем исходного кода и т.п.</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Коэффициент ретеста – показывает какую часть в тестировании занимает перепроверка дефектов</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DrTI1=Nclose/Kopen</w:t>
      </w:r>
      <w:r>
        <w:rPr>
          <w:rFonts w:ascii="Times New Roman" w:eastAsia="Times New Roman" w:hAnsi="Times New Roman" w:cs="Times New Roman"/>
          <w:sz w:val="28"/>
          <w:szCs w:val="28"/>
        </w:rPr>
        <w:t xml:space="preserve">, где </w:t>
      </w:r>
      <w:r>
        <w:rPr>
          <w:rFonts w:ascii="Times New Roman" w:eastAsia="Times New Roman" w:hAnsi="Times New Roman" w:cs="Times New Roman"/>
          <w:i/>
          <w:sz w:val="28"/>
          <w:szCs w:val="28"/>
        </w:rPr>
        <w:t>Nclose</w:t>
      </w:r>
      <w:r>
        <w:rPr>
          <w:rFonts w:ascii="Times New Roman" w:eastAsia="Times New Roman" w:hAnsi="Times New Roman" w:cs="Times New Roman"/>
          <w:sz w:val="28"/>
          <w:szCs w:val="28"/>
        </w:rPr>
        <w:t xml:space="preserve"> – количество скрытых дефектов, а </w:t>
      </w:r>
      <w:r>
        <w:rPr>
          <w:rFonts w:ascii="Times New Roman" w:eastAsia="Times New Roman" w:hAnsi="Times New Roman" w:cs="Times New Roman"/>
          <w:i/>
          <w:sz w:val="28"/>
          <w:szCs w:val="28"/>
        </w:rPr>
        <w:t>Kopen</w:t>
      </w:r>
      <w:r>
        <w:rPr>
          <w:rFonts w:ascii="Times New Roman" w:eastAsia="Times New Roman" w:hAnsi="Times New Roman" w:cs="Times New Roman"/>
          <w:sz w:val="28"/>
          <w:szCs w:val="28"/>
        </w:rPr>
        <w:t xml:space="preserve"> – количество новых дефектов.</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DrTI2=Tretest/Ttest</w:t>
      </w:r>
      <w:r>
        <w:rPr>
          <w:rFonts w:ascii="Times New Roman" w:eastAsia="Times New Roman" w:hAnsi="Times New Roman" w:cs="Times New Roman"/>
          <w:sz w:val="28"/>
          <w:szCs w:val="28"/>
        </w:rPr>
        <w:t xml:space="preserve">, где </w:t>
      </w:r>
      <w:r>
        <w:rPr>
          <w:rFonts w:ascii="Times New Roman" w:eastAsia="Times New Roman" w:hAnsi="Times New Roman" w:cs="Times New Roman"/>
          <w:i/>
          <w:sz w:val="28"/>
          <w:szCs w:val="28"/>
        </w:rPr>
        <w:t>Tretest</w:t>
      </w:r>
      <w:r>
        <w:rPr>
          <w:rFonts w:ascii="Times New Roman" w:eastAsia="Times New Roman" w:hAnsi="Times New Roman" w:cs="Times New Roman"/>
          <w:sz w:val="28"/>
          <w:szCs w:val="28"/>
        </w:rPr>
        <w:t xml:space="preserve"> – затраченное время на ретест, а </w:t>
      </w:r>
      <w:r>
        <w:rPr>
          <w:rFonts w:ascii="Times New Roman" w:eastAsia="Times New Roman" w:hAnsi="Times New Roman" w:cs="Times New Roman"/>
          <w:i/>
          <w:sz w:val="28"/>
          <w:szCs w:val="28"/>
        </w:rPr>
        <w:t>Kopen</w:t>
      </w:r>
      <w:r>
        <w:rPr>
          <w:rFonts w:ascii="Times New Roman" w:eastAsia="Times New Roman" w:hAnsi="Times New Roman" w:cs="Times New Roman"/>
          <w:sz w:val="28"/>
          <w:szCs w:val="28"/>
        </w:rPr>
        <w:t xml:space="preserve"> – затраченное время на тестирование нового функционала.</w:t>
      </w:r>
    </w:p>
    <w:p w:rsidR="00550131" w:rsidRDefault="001F1620" w:rsidP="0069157C">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Регрессия.</w:t>
      </w:r>
      <w:r>
        <w:rPr>
          <w:rFonts w:ascii="Times New Roman" w:eastAsia="Times New Roman" w:hAnsi="Times New Roman" w:cs="Times New Roman"/>
          <w:sz w:val="28"/>
          <w:szCs w:val="28"/>
        </w:rPr>
        <w:t xml:space="preserve"> Наиболее важный этап тестирования ПО.</w:t>
      </w:r>
    </w:p>
    <w:p w:rsidR="0069157C" w:rsidRDefault="0069157C" w:rsidP="0069157C">
      <w:pPr>
        <w:spacing w:after="0" w:line="276" w:lineRule="auto"/>
        <w:ind w:firstLine="460"/>
        <w:jc w:val="both"/>
        <w:rPr>
          <w:rFonts w:ascii="Times New Roman" w:eastAsia="Times New Roman" w:hAnsi="Times New Roman" w:cs="Times New Roman"/>
          <w:sz w:val="28"/>
          <w:szCs w:val="28"/>
        </w:rPr>
      </w:pPr>
    </w:p>
    <w:p w:rsidR="00550131" w:rsidRDefault="001F1620" w:rsidP="0069157C">
      <w:pPr>
        <w:spacing w:line="276" w:lineRule="auto"/>
        <w:jc w:val="right"/>
        <w:rPr>
          <w:rFonts w:ascii="Times New Roman" w:eastAsia="Times New Roman" w:hAnsi="Times New Roman" w:cs="Times New Roman"/>
          <w:sz w:val="28"/>
          <w:szCs w:val="28"/>
        </w:rPr>
      </w:pPr>
      <m:oMath>
        <m:r>
          <w:rPr>
            <w:rFonts w:ascii="Times New Roman" w:eastAsia="Times New Roman" w:hAnsi="Times New Roman" w:cs="Times New Roman"/>
            <w:sz w:val="28"/>
            <w:szCs w:val="28"/>
          </w:rPr>
          <m:t xml:space="preserve"> </m:t>
        </m:r>
        <m:r>
          <w:rPr>
            <w:rFonts w:ascii="Cambria Math" w:hAnsi="Cambria Math"/>
            <w:color w:val="000000"/>
            <w:sz w:val="28"/>
            <w:szCs w:val="28"/>
          </w:rPr>
          <m:t>Kregr1=</m:t>
        </m:r>
        <m:f>
          <m:fPr>
            <m:ctrlPr>
              <w:rPr>
                <w:rFonts w:ascii="Cambria Math" w:hAnsi="Cambria Math"/>
                <w:i/>
                <w:color w:val="000000"/>
                <w:sz w:val="28"/>
                <w:szCs w:val="28"/>
              </w:rPr>
            </m:ctrlPr>
          </m:fPr>
          <m:num>
            <m:r>
              <w:rPr>
                <w:rFonts w:ascii="Cambria Math" w:hAnsi="Cambria Math"/>
                <w:color w:val="000000"/>
                <w:sz w:val="28"/>
                <w:szCs w:val="28"/>
              </w:rPr>
              <m:t>Ndefr</m:t>
            </m:r>
          </m:num>
          <m:den>
            <m:r>
              <w:rPr>
                <w:rFonts w:ascii="Cambria Math" w:hAnsi="Cambria Math"/>
                <w:color w:val="000000"/>
                <w:sz w:val="28"/>
                <w:szCs w:val="28"/>
              </w:rPr>
              <m:t>KKdefn</m:t>
            </m:r>
          </m:den>
        </m:f>
      </m:oMath>
      <w:r>
        <w:rPr>
          <w:rFonts w:ascii="Times New Roman" w:eastAsia="Times New Roman" w:hAnsi="Times New Roman" w:cs="Times New Roman"/>
          <w:sz w:val="28"/>
          <w:szCs w:val="28"/>
        </w:rPr>
        <w:t xml:space="preserve">                                                   (2.1),</w:t>
      </w:r>
    </w:p>
    <w:p w:rsidR="0069157C" w:rsidRDefault="0069157C" w:rsidP="0069157C">
      <w:pPr>
        <w:spacing w:after="0" w:line="276" w:lineRule="auto"/>
        <w:jc w:val="right"/>
        <w:rPr>
          <w:rFonts w:ascii="Times New Roman" w:eastAsia="Times New Roman" w:hAnsi="Times New Roman" w:cs="Times New Roman"/>
          <w:sz w:val="28"/>
          <w:szCs w:val="28"/>
        </w:rPr>
      </w:pPr>
    </w:p>
    <w:p w:rsidR="00550131" w:rsidRDefault="001F1620" w:rsidP="0069157C">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где, Ndefr – к-во дефектов в старом функционале, а Kdefn – количество дефектов в новом функционале.</w:t>
      </w:r>
    </w:p>
    <w:p w:rsidR="0069157C" w:rsidRDefault="0069157C" w:rsidP="0069157C">
      <w:pPr>
        <w:spacing w:after="0" w:line="276" w:lineRule="auto"/>
        <w:ind w:firstLine="460"/>
        <w:jc w:val="both"/>
        <w:rPr>
          <w:rFonts w:ascii="Times New Roman" w:eastAsia="Times New Roman" w:hAnsi="Times New Roman" w:cs="Times New Roman"/>
          <w:sz w:val="28"/>
          <w:szCs w:val="28"/>
        </w:rPr>
      </w:pPr>
    </w:p>
    <w:p w:rsidR="00550131" w:rsidRDefault="0069157C" w:rsidP="0069157C">
      <w:pPr>
        <w:spacing w:after="0" w:line="276" w:lineRule="auto"/>
        <w:jc w:val="right"/>
        <w:rPr>
          <w:rFonts w:ascii="Times New Roman" w:eastAsia="Times New Roman" w:hAnsi="Times New Roman" w:cs="Times New Roman"/>
          <w:sz w:val="28"/>
          <w:szCs w:val="28"/>
        </w:rPr>
      </w:pPr>
      <m:oMath>
        <m:r>
          <w:rPr>
            <w:rFonts w:ascii="Cambria Math" w:eastAsia="Times New Roman" w:hAnsi="Times New Roman" w:cs="Times New Roman"/>
            <w:sz w:val="28"/>
            <w:szCs w:val="28"/>
          </w:rPr>
          <m:t>Kregr</m:t>
        </m:r>
        <m:r>
          <w:rPr>
            <w:rFonts w:ascii="Cambria Math" w:eastAsia="Times New Roman" w:hAnsi="Cambria Math" w:cs="Times New Roman"/>
            <w:sz w:val="28"/>
            <w:szCs w:val="28"/>
          </w:rPr>
          <m:t>2=</m:t>
        </m:r>
        <m:f>
          <m:fPr>
            <m:ctrlPr>
              <w:rPr>
                <w:rFonts w:ascii="Cambria Math" w:eastAsia="Times New Roman" w:hAnsi="Cambria Math" w:cs="Times New Roman"/>
                <w:i/>
                <w:sz w:val="28"/>
                <w:szCs w:val="28"/>
              </w:rPr>
            </m:ctrlPr>
          </m:fPr>
          <m:num>
            <m:r>
              <w:rPr>
                <w:rFonts w:ascii="Cambria Math" w:hAnsi="Cambria Math"/>
                <w:color w:val="000000"/>
                <w:sz w:val="28"/>
                <w:szCs w:val="28"/>
              </w:rPr>
              <m:t>TCrf</m:t>
            </m:r>
          </m:num>
          <m:den>
            <m:r>
              <w:rPr>
                <w:rFonts w:ascii="Cambria Math" w:hAnsi="Cambria Math"/>
                <w:sz w:val="28"/>
                <w:szCs w:val="28"/>
              </w:rPr>
              <m:t>TCrt</m:t>
            </m:r>
          </m:den>
        </m:f>
      </m:oMath>
      <w:r w:rsidR="001F1620">
        <w:rPr>
          <w:rFonts w:ascii="Times New Roman" w:eastAsia="Times New Roman" w:hAnsi="Times New Roman" w:cs="Times New Roman"/>
          <w:sz w:val="28"/>
          <w:szCs w:val="28"/>
        </w:rPr>
        <w:t xml:space="preserve">                                                   (2.2),</w:t>
      </w:r>
    </w:p>
    <w:p w:rsidR="0069157C" w:rsidRDefault="0069157C" w:rsidP="0069157C">
      <w:pPr>
        <w:spacing w:after="0" w:line="276" w:lineRule="auto"/>
        <w:jc w:val="right"/>
        <w:rPr>
          <w:rFonts w:ascii="Times New Roman" w:eastAsia="Times New Roman" w:hAnsi="Times New Roman" w:cs="Times New Roman"/>
          <w:sz w:val="28"/>
          <w:szCs w:val="28"/>
        </w:rPr>
      </w:pPr>
    </w:p>
    <w:p w:rsidR="00550131" w:rsidRDefault="001F1620" w:rsidP="0069157C">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w:r>
        <w:rPr>
          <w:rFonts w:ascii="Times New Roman" w:eastAsia="Times New Roman" w:hAnsi="Times New Roman" w:cs="Times New Roman"/>
          <w:i/>
          <w:sz w:val="28"/>
          <w:szCs w:val="28"/>
        </w:rPr>
        <w:t>TCrf</w:t>
      </w:r>
      <w:r>
        <w:rPr>
          <w:rFonts w:ascii="Times New Roman" w:eastAsia="Times New Roman" w:hAnsi="Times New Roman" w:cs="Times New Roman"/>
          <w:sz w:val="28"/>
          <w:szCs w:val="28"/>
        </w:rPr>
        <w:t xml:space="preserve"> – количество </w:t>
      </w:r>
      <w:r>
        <w:rPr>
          <w:rFonts w:ascii="Times New Roman" w:eastAsia="Times New Roman" w:hAnsi="Times New Roman" w:cs="Times New Roman"/>
          <w:i/>
          <w:sz w:val="28"/>
          <w:szCs w:val="28"/>
        </w:rPr>
        <w:t>ТС</w:t>
      </w:r>
      <w:r>
        <w:rPr>
          <w:rFonts w:ascii="Times New Roman" w:eastAsia="Times New Roman" w:hAnsi="Times New Roman" w:cs="Times New Roman"/>
          <w:sz w:val="28"/>
          <w:szCs w:val="28"/>
        </w:rPr>
        <w:t xml:space="preserve"> в статусе </w:t>
      </w:r>
      <w:r>
        <w:rPr>
          <w:rFonts w:ascii="Times New Roman" w:eastAsia="Times New Roman" w:hAnsi="Times New Roman" w:cs="Times New Roman"/>
          <w:i/>
          <w:sz w:val="28"/>
          <w:szCs w:val="28"/>
        </w:rPr>
        <w:t>Fail</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NCrt</w:t>
      </w:r>
      <w:r>
        <w:rPr>
          <w:rFonts w:ascii="Times New Roman" w:eastAsia="Times New Roman" w:hAnsi="Times New Roman" w:cs="Times New Roman"/>
          <w:sz w:val="28"/>
          <w:szCs w:val="28"/>
        </w:rPr>
        <w:t xml:space="preserve"> – всего </w:t>
      </w:r>
      <w:r>
        <w:rPr>
          <w:rFonts w:ascii="Times New Roman" w:eastAsia="Times New Roman" w:hAnsi="Times New Roman" w:cs="Times New Roman"/>
          <w:i/>
          <w:sz w:val="28"/>
          <w:szCs w:val="28"/>
        </w:rPr>
        <w:t>ТС</w:t>
      </w:r>
      <w:r>
        <w:rPr>
          <w:rFonts w:ascii="Times New Roman" w:eastAsia="Times New Roman" w:hAnsi="Times New Roman" w:cs="Times New Roman"/>
          <w:sz w:val="28"/>
          <w:szCs w:val="28"/>
        </w:rPr>
        <w:t xml:space="preserve"> в регрессионном наборе.</w:t>
      </w:r>
    </w:p>
    <w:p w:rsidR="00550131" w:rsidRDefault="001F1620">
      <w:pPr>
        <w:spacing w:after="0" w:line="276" w:lineRule="auto"/>
        <w:ind w:firstLine="460"/>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Индикатор регресси</w:t>
      </w:r>
      <w:r>
        <w:rPr>
          <w:rFonts w:ascii="Times New Roman" w:eastAsia="Times New Roman" w:hAnsi="Times New Roman" w:cs="Times New Roman"/>
          <w:b/>
          <w:sz w:val="28"/>
          <w:szCs w:val="28"/>
        </w:rPr>
        <w:t>:</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Kregr</w:t>
      </w:r>
      <w:r>
        <w:rPr>
          <w:rFonts w:ascii="Times New Roman" w:eastAsia="Times New Roman" w:hAnsi="Times New Roman" w:cs="Times New Roman"/>
          <w:sz w:val="28"/>
          <w:szCs w:val="28"/>
        </w:rPr>
        <w:t>1&gt;1, при создании нового функционала, был сломан старый. наиболее плохой показатель так как, багов больше в старой версии приложения.</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Kregr</w:t>
      </w:r>
      <w:r>
        <w:rPr>
          <w:rFonts w:ascii="Times New Roman" w:eastAsia="Times New Roman" w:hAnsi="Times New Roman" w:cs="Times New Roman"/>
          <w:sz w:val="28"/>
          <w:szCs w:val="28"/>
        </w:rPr>
        <w:t>1&lt;1, новый функционал также повлиял на старый, но в меньшей степени. Средний показатель при наличии которого продукт нельзя считать качественным.</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Kregr</w:t>
      </w:r>
      <w:r>
        <w:rPr>
          <w:rFonts w:ascii="Times New Roman" w:eastAsia="Times New Roman" w:hAnsi="Times New Roman" w:cs="Times New Roman"/>
          <w:sz w:val="28"/>
          <w:szCs w:val="28"/>
        </w:rPr>
        <w:t>1&gt;0.1, на каждые 10 дефектов в старом функционале найдено не более 1 дефекта в новом.</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 применяемые на этапе функционального тестирования полезны для оценки качества разработанного функционала.</w:t>
      </w:r>
    </w:p>
    <w:p w:rsidR="00550131" w:rsidRDefault="001F1620">
      <w:pPr>
        <w:spacing w:after="0" w:line="276" w:lineRule="auto"/>
        <w:ind w:firstLine="4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Внедрение и сопровождение.</w:t>
      </w:r>
    </w:p>
    <w:p w:rsidR="00550131" w:rsidRDefault="001F1620" w:rsidP="0069157C">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Эффективность устранения дефектов</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соотношение количества устраненных дефектов к общему числу найденных дефектов.</w:t>
      </w:r>
    </w:p>
    <w:p w:rsidR="0069157C" w:rsidRDefault="0069157C" w:rsidP="0069157C">
      <w:pPr>
        <w:spacing w:after="0" w:line="276" w:lineRule="auto"/>
        <w:ind w:firstLine="460"/>
        <w:jc w:val="both"/>
        <w:rPr>
          <w:rFonts w:ascii="Times New Roman" w:eastAsia="Times New Roman" w:hAnsi="Times New Roman" w:cs="Times New Roman"/>
          <w:sz w:val="28"/>
          <w:szCs w:val="28"/>
        </w:rPr>
      </w:pPr>
    </w:p>
    <w:p w:rsidR="00550131" w:rsidRDefault="0069157C" w:rsidP="0069157C">
      <w:pPr>
        <w:spacing w:line="276" w:lineRule="auto"/>
        <w:jc w:val="right"/>
        <w:rPr>
          <w:rFonts w:ascii="Times New Roman" w:eastAsia="Times New Roman" w:hAnsi="Times New Roman" w:cs="Times New Roman"/>
          <w:sz w:val="28"/>
          <w:szCs w:val="28"/>
        </w:rPr>
      </w:pPr>
      <m:oMath>
        <m:r>
          <w:rPr>
            <w:rFonts w:ascii="Cambria Math" w:eastAsia="Times New Roman" w:hAnsi="Times New Roman" w:cs="Times New Roman"/>
            <w:sz w:val="28"/>
            <w:szCs w:val="28"/>
          </w:rPr>
          <m:t>DRE</m:t>
        </m:r>
        <m:r>
          <w:rPr>
            <w:rFonts w:ascii="Times New Roman" w:eastAsia="Times New Roman" w:hAnsi="Times New Roman" w:cs="Times New Roman"/>
            <w:sz w:val="28"/>
            <w:szCs w:val="28"/>
          </w:rPr>
          <m:t>=</m:t>
        </m:r>
        <m:f>
          <m:fPr>
            <m:ctrlPr>
              <w:rPr>
                <w:rFonts w:ascii="Cambria Math" w:eastAsia="Times New Roman" w:hAnsi="Cambria Math" w:cs="Times New Roman"/>
                <w:i/>
                <w:sz w:val="28"/>
                <w:szCs w:val="28"/>
              </w:rPr>
            </m:ctrlPr>
          </m:fPr>
          <m:num>
            <m:r>
              <w:rPr>
                <w:rFonts w:ascii="Cambria Math" w:hAnsi="Cambria Math"/>
                <w:color w:val="000000"/>
                <w:sz w:val="28"/>
                <w:szCs w:val="28"/>
              </w:rPr>
              <m:t>Dfix  </m:t>
            </m:r>
          </m:num>
          <m:den>
            <m:r>
              <w:rPr>
                <w:rFonts w:ascii="Cambria Math" w:hAnsi="Cambria Math"/>
                <w:color w:val="000000"/>
                <w:sz w:val="28"/>
                <w:szCs w:val="28"/>
              </w:rPr>
              <m:t>Dfix</m:t>
            </m:r>
            <m:r>
              <w:rPr>
                <w:rFonts w:ascii="Cambria Math" w:eastAsia="Times New Roman" w:hAnsi="Cambria Math" w:cs="Times New Roman"/>
                <w:sz w:val="28"/>
                <w:szCs w:val="28"/>
              </w:rPr>
              <m:t>+</m:t>
            </m:r>
            <m:r>
              <w:rPr>
                <w:rFonts w:ascii="Cambria Math" w:eastAsia="Times New Roman" w:hAnsi="Times New Roman" w:cs="Times New Roman"/>
                <w:sz w:val="28"/>
                <w:szCs w:val="28"/>
              </w:rPr>
              <m:t>Dfater</m:t>
            </m:r>
          </m:den>
        </m:f>
        <m:r>
          <w:rPr>
            <w:rFonts w:ascii="Times New Roman" w:eastAsia="Times New Roman" w:hAnsi="Times New Roman" w:cs="Times New Roman"/>
            <w:sz w:val="28"/>
            <w:szCs w:val="28"/>
          </w:rPr>
          <m:t>*100%</m:t>
        </m:r>
      </m:oMath>
      <w:r w:rsidR="001F1620">
        <w:rPr>
          <w:rFonts w:ascii="Times New Roman" w:eastAsia="Times New Roman" w:hAnsi="Times New Roman" w:cs="Times New Roman"/>
          <w:sz w:val="28"/>
          <w:szCs w:val="28"/>
        </w:rPr>
        <w:t xml:space="preserve">                                         (2.3),</w:t>
      </w:r>
    </w:p>
    <w:p w:rsidR="0069157C" w:rsidRDefault="0069157C" w:rsidP="0069157C">
      <w:pPr>
        <w:tabs>
          <w:tab w:val="left" w:pos="1140"/>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550131" w:rsidRDefault="001F1620" w:rsidP="0069157C">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w:r>
        <w:rPr>
          <w:rFonts w:ascii="Times New Roman" w:eastAsia="Times New Roman" w:hAnsi="Times New Roman" w:cs="Times New Roman"/>
          <w:i/>
          <w:sz w:val="28"/>
          <w:szCs w:val="28"/>
        </w:rPr>
        <w:t>Dfix</w:t>
      </w:r>
      <w:r>
        <w:rPr>
          <w:rFonts w:ascii="Times New Roman" w:eastAsia="Times New Roman" w:hAnsi="Times New Roman" w:cs="Times New Roman"/>
          <w:sz w:val="28"/>
          <w:szCs w:val="28"/>
        </w:rPr>
        <w:t xml:space="preserve"> – количество устраненных дефектов, </w:t>
      </w:r>
      <w:r>
        <w:rPr>
          <w:rFonts w:ascii="Times New Roman" w:eastAsia="Times New Roman" w:hAnsi="Times New Roman" w:cs="Times New Roman"/>
          <w:i/>
          <w:sz w:val="28"/>
          <w:szCs w:val="28"/>
        </w:rPr>
        <w:t xml:space="preserve">Dflater </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количество дефектов, найденных заказчиком (на PROD, UAT).</w:t>
      </w:r>
    </w:p>
    <w:p w:rsidR="00550131" w:rsidRDefault="001F1620">
      <w:pPr>
        <w:spacing w:after="20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Накладные расходы</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Это работы которые необходимы в процессе разработки, но не участвуют напрямую в тестировании. К ним можно отнести митинги, настройка окружения, ожидание починки (функционала.</w:t>
      </w:r>
    </w:p>
    <w:p w:rsidR="0069157C" w:rsidRDefault="0069157C" w:rsidP="0069157C">
      <w:pPr>
        <w:spacing w:after="0" w:line="276" w:lineRule="auto"/>
        <w:ind w:firstLine="460"/>
        <w:jc w:val="both"/>
        <w:rPr>
          <w:rFonts w:ascii="Times New Roman" w:eastAsia="Times New Roman" w:hAnsi="Times New Roman" w:cs="Times New Roman"/>
          <w:sz w:val="28"/>
          <w:szCs w:val="28"/>
        </w:rPr>
      </w:pPr>
    </w:p>
    <w:p w:rsidR="00550131" w:rsidRDefault="001F1620">
      <w:pPr>
        <w:spacing w:after="0" w:line="360" w:lineRule="auto"/>
        <w:ind w:firstLine="460"/>
        <w:jc w:val="right"/>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Кпр = (Тм+Те+..+Тф)/Тобщ </w:t>
      </w:r>
      <w:r>
        <w:rPr>
          <w:rFonts w:ascii="Times New Roman" w:eastAsia="Times New Roman" w:hAnsi="Times New Roman" w:cs="Times New Roman"/>
          <w:sz w:val="28"/>
          <w:szCs w:val="28"/>
        </w:rPr>
        <w:t xml:space="preserve">                                    (2.4), </w:t>
      </w:r>
    </w:p>
    <w:p w:rsidR="0069157C" w:rsidRDefault="0069157C" w:rsidP="0069157C">
      <w:pPr>
        <w:spacing w:after="0" w:line="276" w:lineRule="auto"/>
        <w:ind w:firstLine="460"/>
        <w:jc w:val="right"/>
        <w:rPr>
          <w:rFonts w:ascii="Times New Roman" w:eastAsia="Times New Roman" w:hAnsi="Times New Roman" w:cs="Times New Roman"/>
          <w:sz w:val="28"/>
          <w:szCs w:val="28"/>
        </w:rPr>
      </w:pP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w:r>
        <w:rPr>
          <w:rFonts w:ascii="Times New Roman" w:eastAsia="Times New Roman" w:hAnsi="Times New Roman" w:cs="Times New Roman"/>
          <w:i/>
          <w:sz w:val="28"/>
          <w:szCs w:val="28"/>
        </w:rPr>
        <w:t>Тобщ</w:t>
      </w:r>
      <w:r>
        <w:rPr>
          <w:rFonts w:ascii="Times New Roman" w:eastAsia="Times New Roman" w:hAnsi="Times New Roman" w:cs="Times New Roman"/>
          <w:sz w:val="28"/>
          <w:szCs w:val="28"/>
        </w:rPr>
        <w:t xml:space="preserve"> – общее время работы (например 60 часов).</w:t>
      </w:r>
    </w:p>
    <w:p w:rsidR="00550131" w:rsidRDefault="001F1620">
      <w:pPr>
        <w:spacing w:after="0" w:line="276"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 применяемые на этапе функционального тестирования полезны для оценки качества тестирования разработанного функционала.</w:t>
      </w:r>
    </w:p>
    <w:p w:rsidR="00550131" w:rsidRDefault="001F1620">
      <w:pPr>
        <w:spacing w:after="0" w:line="276" w:lineRule="auto"/>
        <w:ind w:firstLine="46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Цель контроля тестирования состоит в получении обратной связи и визуализации процесса тестирования. Необходимую для контроля информацию собирают (как вручную, так и автоматически) и используют для оценки состояния и принятия решений, таких как покрытие (например, покрытие требований или кода тестами) или критерии выхода (например, критерии окончания тестирования). Метрики, также могут </w:t>
      </w:r>
      <w:r>
        <w:rPr>
          <w:rFonts w:ascii="Times New Roman" w:eastAsia="Times New Roman" w:hAnsi="Times New Roman" w:cs="Times New Roman"/>
          <w:sz w:val="28"/>
          <w:szCs w:val="28"/>
        </w:rPr>
        <w:lastRenderedPageBreak/>
        <w:t>быть использованы для оценки прогресса выполнения запланированных работ и освоения бюджета.</w:t>
      </w:r>
    </w:p>
    <w:p w:rsidR="00550131" w:rsidRPr="001F1620" w:rsidRDefault="00550131" w:rsidP="002B5520">
      <w:pPr>
        <w:spacing w:after="0"/>
      </w:pPr>
    </w:p>
    <w:p w:rsidR="00550131" w:rsidRDefault="001F1620" w:rsidP="002B5520">
      <w:pPr>
        <w:pStyle w:val="3"/>
        <w:spacing w:after="0" w:line="276" w:lineRule="auto"/>
        <w:ind w:firstLine="720"/>
        <w:rPr>
          <w:sz w:val="28"/>
          <w:szCs w:val="28"/>
        </w:rPr>
      </w:pPr>
      <w:bookmarkStart w:id="80" w:name="_Toc12283056"/>
      <w:r>
        <w:rPr>
          <w:sz w:val="28"/>
          <w:szCs w:val="28"/>
        </w:rPr>
        <w:t>2.2.2 Метрики по типам сущностей</w:t>
      </w:r>
      <w:bookmarkEnd w:id="80"/>
    </w:p>
    <w:p w:rsidR="002B5520" w:rsidRPr="002B5520" w:rsidRDefault="002B5520" w:rsidP="002B5520">
      <w:pPr>
        <w:spacing w:after="0"/>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можно сгруппировать метрики по </w:t>
      </w:r>
      <w:r>
        <w:rPr>
          <w:rFonts w:ascii="Times New Roman" w:eastAsia="Times New Roman" w:hAnsi="Times New Roman" w:cs="Times New Roman"/>
          <w:b/>
          <w:i/>
          <w:sz w:val="28"/>
          <w:szCs w:val="28"/>
        </w:rPr>
        <w:t>типам сущностей</w:t>
      </w:r>
      <w:r>
        <w:rPr>
          <w:rFonts w:ascii="Times New Roman" w:eastAsia="Times New Roman" w:hAnsi="Times New Roman" w:cs="Times New Roman"/>
          <w:sz w:val="28"/>
          <w:szCs w:val="28"/>
        </w:rPr>
        <w:t>, участвующих в обеспечении качества и тестировании программного обеспечения, а именно:</w:t>
      </w:r>
    </w:p>
    <w:p w:rsidR="00550131" w:rsidRDefault="001F1620">
      <w:pPr>
        <w:numPr>
          <w:ilvl w:val="0"/>
          <w:numId w:val="5"/>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Метрики по </w:t>
      </w:r>
      <w:hyperlink r:id="rId15">
        <w:r>
          <w:rPr>
            <w:rFonts w:ascii="Times New Roman" w:eastAsia="Times New Roman" w:hAnsi="Times New Roman" w:cs="Times New Roman"/>
            <w:sz w:val="28"/>
            <w:szCs w:val="28"/>
          </w:rPr>
          <w:t>тест кейсам (Test Cases)</w:t>
        </w:r>
      </w:hyperlink>
      <w:r>
        <w:rPr>
          <w:rFonts w:ascii="Times New Roman" w:eastAsia="Times New Roman" w:hAnsi="Times New Roman" w:cs="Times New Roman"/>
          <w:sz w:val="28"/>
          <w:szCs w:val="28"/>
        </w:rPr>
        <w:t>. Таблица 2.4;</w:t>
      </w:r>
    </w:p>
    <w:p w:rsidR="00550131" w:rsidRDefault="001F1620">
      <w:pPr>
        <w:numPr>
          <w:ilvl w:val="0"/>
          <w:numId w:val="5"/>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 по багам / дефектам. Таблица 2.5;</w:t>
      </w:r>
    </w:p>
    <w:p w:rsidR="00550131" w:rsidRDefault="001F1620">
      <w:pPr>
        <w:numPr>
          <w:ilvl w:val="0"/>
          <w:numId w:val="5"/>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 по задачам. Таблица 2.6;</w:t>
      </w:r>
    </w:p>
    <w:p w:rsidR="00550131" w:rsidRDefault="001F1620">
      <w:pPr>
        <w:numPr>
          <w:ilvl w:val="0"/>
          <w:numId w:val="5"/>
        </w:numPr>
        <w:spacing w:after="28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 автотестов.</w:t>
      </w:r>
    </w:p>
    <w:p w:rsidR="00550131" w:rsidRDefault="001F1620">
      <w:pPr>
        <w:spacing w:after="0" w:line="276" w:lineRule="auto"/>
        <w:rPr>
          <w:rFonts w:ascii="Times New Roman" w:eastAsia="Times New Roman" w:hAnsi="Times New Roman" w:cs="Times New Roman"/>
          <w:color w:val="2A2A2A"/>
          <w:sz w:val="28"/>
          <w:szCs w:val="28"/>
        </w:rPr>
      </w:pPr>
      <w:r>
        <w:rPr>
          <w:rFonts w:ascii="Times New Roman" w:eastAsia="Times New Roman" w:hAnsi="Times New Roman" w:cs="Times New Roman"/>
          <w:sz w:val="28"/>
          <w:szCs w:val="28"/>
        </w:rPr>
        <w:t xml:space="preserve">Таблица 2.4 – </w:t>
      </w:r>
      <w:r>
        <w:rPr>
          <w:rFonts w:ascii="Times New Roman" w:eastAsia="Times New Roman" w:hAnsi="Times New Roman" w:cs="Times New Roman"/>
          <w:color w:val="2A2A2A"/>
          <w:sz w:val="28"/>
          <w:szCs w:val="28"/>
        </w:rPr>
        <w:t>Метрики по тест кейсам</w:t>
      </w:r>
    </w:p>
    <w:p w:rsidR="002B5520" w:rsidRDefault="002B5520">
      <w:pPr>
        <w:spacing w:after="0" w:line="276" w:lineRule="auto"/>
        <w:rPr>
          <w:rFonts w:ascii="Times New Roman" w:eastAsia="Times New Roman" w:hAnsi="Times New Roman" w:cs="Times New Roman"/>
          <w:sz w:val="28"/>
          <w:szCs w:val="28"/>
        </w:rPr>
      </w:pPr>
    </w:p>
    <w:tbl>
      <w:tblPr>
        <w:tblStyle w:val="a9"/>
        <w:tblW w:w="104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640"/>
        <w:gridCol w:w="7785"/>
      </w:tblGrid>
      <w:tr w:rsidR="00550131">
        <w:tc>
          <w:tcPr>
            <w:tcW w:w="2640" w:type="dxa"/>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Название</w:t>
            </w:r>
          </w:p>
        </w:tc>
        <w:tc>
          <w:tcPr>
            <w:tcW w:w="7785" w:type="dxa"/>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Описание</w:t>
            </w:r>
          </w:p>
        </w:tc>
      </w:tr>
      <w:tr w:rsidR="00550131">
        <w:tc>
          <w:tcPr>
            <w:tcW w:w="2640" w:type="dxa"/>
          </w:tcPr>
          <w:p w:rsidR="00550131" w:rsidRDefault="001F1620">
            <w:pPr>
              <w:tabs>
                <w:tab w:val="left" w:pos="3660"/>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2A2A2A"/>
                <w:sz w:val="24"/>
                <w:szCs w:val="24"/>
              </w:rPr>
              <w:t>Passed/Failed Test Cases</w:t>
            </w:r>
          </w:p>
        </w:tc>
        <w:tc>
          <w:tcPr>
            <w:tcW w:w="7785" w:type="dxa"/>
          </w:tcPr>
          <w:p w:rsidR="00550131" w:rsidRDefault="001F1620">
            <w:pPr>
              <w:tabs>
                <w:tab w:val="left" w:pos="1455"/>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2A2A2A"/>
                <w:sz w:val="24"/>
                <w:szCs w:val="24"/>
              </w:rPr>
              <w:t>Метрика показывает результаты прохождения тест кейсов, а именно отношение количества удачно пройденных к завершившимся с ошибками. В идеале, к концу проекта, количество провальных тестов стремиться к нулю</w:t>
            </w:r>
          </w:p>
        </w:tc>
      </w:tr>
      <w:tr w:rsidR="00550131">
        <w:tc>
          <w:tcPr>
            <w:tcW w:w="2640" w:type="dxa"/>
          </w:tcPr>
          <w:p w:rsidR="00550131" w:rsidRDefault="001F162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2A2A2A"/>
                <w:sz w:val="24"/>
                <w:szCs w:val="24"/>
              </w:rPr>
              <w:t>Not Run Test Cases</w:t>
            </w:r>
          </w:p>
        </w:tc>
        <w:tc>
          <w:tcPr>
            <w:tcW w:w="7785" w:type="dxa"/>
          </w:tcPr>
          <w:p w:rsidR="00550131" w:rsidRDefault="001F1620">
            <w:pPr>
              <w:tabs>
                <w:tab w:val="left" w:pos="1440"/>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2A2A2A"/>
                <w:sz w:val="24"/>
                <w:szCs w:val="24"/>
              </w:rPr>
              <w:t>Метрика показывает количество тест кейсов, которые еще необходимо выполнить в данной фазе тестирования. Имея данную информацию, мы можем проанализировать и выявить причины, по которым тест не были проведены</w:t>
            </w:r>
          </w:p>
        </w:tc>
      </w:tr>
    </w:tbl>
    <w:p w:rsidR="00550131" w:rsidRDefault="001F162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 собственная разработка автора</w:t>
      </w:r>
    </w:p>
    <w:p w:rsidR="002B5520" w:rsidRDefault="002B5520">
      <w:pPr>
        <w:spacing w:line="276" w:lineRule="auto"/>
        <w:rPr>
          <w:rFonts w:ascii="Times New Roman" w:eastAsia="Times New Roman" w:hAnsi="Times New Roman" w:cs="Times New Roman"/>
          <w:sz w:val="28"/>
          <w:szCs w:val="28"/>
        </w:rPr>
      </w:pPr>
    </w:p>
    <w:p w:rsidR="00550131" w:rsidRDefault="001F1620" w:rsidP="002B552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2.5 – Метрики по багам</w:t>
      </w:r>
    </w:p>
    <w:p w:rsidR="002B5520" w:rsidRDefault="002B5520" w:rsidP="002B5520">
      <w:pPr>
        <w:spacing w:after="0" w:line="276" w:lineRule="auto"/>
        <w:rPr>
          <w:rFonts w:ascii="Times New Roman" w:eastAsia="Times New Roman" w:hAnsi="Times New Roman" w:cs="Times New Roman"/>
          <w:sz w:val="28"/>
          <w:szCs w:val="28"/>
        </w:rPr>
      </w:pPr>
    </w:p>
    <w:tbl>
      <w:tblPr>
        <w:tblStyle w:val="aa"/>
        <w:tblW w:w="10440" w:type="dxa"/>
        <w:tblInd w:w="135" w:type="dxa"/>
        <w:tblBorders>
          <w:top w:val="single" w:sz="4" w:space="0" w:color="000000"/>
          <w:left w:val="single" w:sz="4" w:space="0" w:color="000000"/>
          <w:bottom w:val="single" w:sz="6" w:space="0" w:color="000000"/>
          <w:right w:val="single" w:sz="4" w:space="0" w:color="000000"/>
          <w:insideH w:val="single" w:sz="4" w:space="0" w:color="000000"/>
          <w:insideV w:val="single" w:sz="4" w:space="0" w:color="000000"/>
        </w:tblBorders>
        <w:tblLayout w:type="fixed"/>
        <w:tblLook w:val="0400"/>
      </w:tblPr>
      <w:tblGrid>
        <w:gridCol w:w="2580"/>
        <w:gridCol w:w="7860"/>
      </w:tblGrid>
      <w:tr w:rsidR="00550131">
        <w:tc>
          <w:tcPr>
            <w:tcW w:w="2580" w:type="dxa"/>
            <w:shd w:val="clear" w:color="auto" w:fill="FFFFFF"/>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Название</w:t>
            </w:r>
          </w:p>
        </w:tc>
        <w:tc>
          <w:tcPr>
            <w:tcW w:w="7860" w:type="dxa"/>
            <w:shd w:val="clear" w:color="auto" w:fill="FFFFFF"/>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Описание</w:t>
            </w:r>
          </w:p>
        </w:tc>
      </w:tr>
      <w:tr w:rsidR="00550131">
        <w:tc>
          <w:tcPr>
            <w:tcW w:w="258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Open/Closed Bugs</w:t>
            </w:r>
          </w:p>
        </w:tc>
        <w:tc>
          <w:tcPr>
            <w:tcW w:w="786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Метрика показывает отношение количества открытых багов к закрытым (исправленным и перепроверенным)</w:t>
            </w:r>
          </w:p>
        </w:tc>
      </w:tr>
      <w:tr w:rsidR="00550131">
        <w:tc>
          <w:tcPr>
            <w:tcW w:w="258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Reopened/Closed Bugs</w:t>
            </w:r>
          </w:p>
        </w:tc>
        <w:tc>
          <w:tcPr>
            <w:tcW w:w="786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Метрика показывает отношение количества переоткрытых багов к закрытым (исправленным и перепроверенным)</w:t>
            </w:r>
          </w:p>
        </w:tc>
      </w:tr>
      <w:tr w:rsidR="00550131">
        <w:tc>
          <w:tcPr>
            <w:tcW w:w="258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Rejected/Opened Bugs</w:t>
            </w:r>
          </w:p>
        </w:tc>
        <w:tc>
          <w:tcPr>
            <w:tcW w:w="786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Метрика показывает отношение количества отклоненных багов к открытым</w:t>
            </w:r>
          </w:p>
        </w:tc>
      </w:tr>
      <w:tr w:rsidR="00550131">
        <w:tc>
          <w:tcPr>
            <w:tcW w:w="258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Bugs by Severity</w:t>
            </w:r>
          </w:p>
        </w:tc>
        <w:tc>
          <w:tcPr>
            <w:tcW w:w="7860" w:type="dxa"/>
            <w:tcBorders>
              <w:right w:val="single" w:sz="4" w:space="0" w:color="000000"/>
            </w:tcBorders>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багов по серьезности</w:t>
            </w:r>
          </w:p>
        </w:tc>
      </w:tr>
      <w:tr w:rsidR="00550131">
        <w:tc>
          <w:tcPr>
            <w:tcW w:w="258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Bugs by Priority</w:t>
            </w:r>
          </w:p>
        </w:tc>
        <w:tc>
          <w:tcPr>
            <w:tcW w:w="7860" w:type="dxa"/>
            <w:tcBorders>
              <w:bottom w:val="single" w:sz="4" w:space="0" w:color="000000"/>
            </w:tcBorders>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багов по приоритету</w:t>
            </w:r>
          </w:p>
        </w:tc>
      </w:tr>
    </w:tbl>
    <w:p w:rsidR="00550131" w:rsidRDefault="001F162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 собственная разработка автора</w:t>
      </w:r>
    </w:p>
    <w:p w:rsidR="00550131" w:rsidRDefault="001F1620">
      <w:pPr>
        <w:spacing w:after="0" w:line="276" w:lineRule="auto"/>
        <w:ind w:firstLine="720"/>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Метрики "Open/Closed Bugs", "Bugs by Severity" и "Bugs by Priority" хорошо визуализируют степень приближения продукта к достижению критериев качества по багам. Имея требования к количеству открытых багов</w:t>
      </w:r>
      <w:r>
        <w:rPr>
          <w:rFonts w:ascii="Times New Roman" w:eastAsia="Times New Roman" w:hAnsi="Times New Roman" w:cs="Times New Roman"/>
          <w:sz w:val="28"/>
          <w:szCs w:val="28"/>
        </w:rPr>
        <w:t>,</w:t>
      </w:r>
      <w:r>
        <w:rPr>
          <w:rFonts w:ascii="Times New Roman" w:eastAsia="Times New Roman" w:hAnsi="Times New Roman" w:cs="Times New Roman"/>
          <w:color w:val="2A2A2A"/>
          <w:sz w:val="28"/>
          <w:szCs w:val="28"/>
        </w:rPr>
        <w:t xml:space="preserve"> после каждой итерации тестирования сравнивают их с реальными данными, тем самым видя места, где нам нужно прибавить, для скорейшего достижения цели.</w:t>
      </w:r>
    </w:p>
    <w:p w:rsidR="00550131" w:rsidRDefault="001F1620">
      <w:pPr>
        <w:spacing w:after="0" w:line="276" w:lineRule="auto"/>
        <w:ind w:firstLine="720"/>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Метрики "Reopened/Closed Bugs" и "Rejected/Opened Bugs" направлены на отслеживание работы отдельных участников групп разработки и тестирования.</w:t>
      </w:r>
    </w:p>
    <w:p w:rsidR="00550131" w:rsidRDefault="001F1620">
      <w:pPr>
        <w:spacing w:after="0" w:line="276" w:lineRule="auto"/>
        <w:ind w:firstLine="720"/>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Допустим, имеются ситуацию, когда количество переоткрываемых после починки багов не уменьшается или даже растет. Это является сигналом к тому, что необходимо провести анализ причин, т.к. подобная ситуация может показать, что:</w:t>
      </w:r>
    </w:p>
    <w:p w:rsidR="00550131" w:rsidRDefault="001F1620">
      <w:pPr>
        <w:numPr>
          <w:ilvl w:val="0"/>
          <w:numId w:val="10"/>
        </w:numPr>
        <w:spacing w:after="0" w:line="276" w:lineRule="auto"/>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Требования к функции можно трактовать по разному;</w:t>
      </w:r>
    </w:p>
    <w:p w:rsidR="00550131" w:rsidRDefault="001F1620">
      <w:pPr>
        <w:numPr>
          <w:ilvl w:val="0"/>
          <w:numId w:val="10"/>
        </w:numPr>
        <w:spacing w:after="0" w:line="276" w:lineRule="auto"/>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Тестировщик не точно описал проблему;</w:t>
      </w:r>
    </w:p>
    <w:p w:rsidR="00550131" w:rsidRDefault="001F1620">
      <w:pPr>
        <w:numPr>
          <w:ilvl w:val="0"/>
          <w:numId w:val="10"/>
        </w:numPr>
        <w:spacing w:after="0" w:line="276" w:lineRule="auto"/>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Некачественное поверхностное решение проблемы (фикс бага).</w:t>
      </w:r>
    </w:p>
    <w:p w:rsidR="00550131" w:rsidRDefault="001F1620">
      <w:pPr>
        <w:spacing w:after="0" w:line="276" w:lineRule="auto"/>
        <w:ind w:firstLine="720"/>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Для примера необходимости метрики "Rejected/Opened Bugs" можно рассмотреть следующий случай: </w:t>
      </w:r>
      <w:r>
        <w:rPr>
          <w:rFonts w:ascii="Times New Roman" w:eastAsia="Times New Roman" w:hAnsi="Times New Roman" w:cs="Times New Roman"/>
          <w:color w:val="2A2A2A"/>
          <w:sz w:val="28"/>
          <w:szCs w:val="28"/>
        </w:rPr>
        <w:br/>
      </w:r>
      <w:r>
        <w:rPr>
          <w:rFonts w:ascii="Times New Roman" w:eastAsia="Times New Roman" w:hAnsi="Times New Roman" w:cs="Times New Roman"/>
          <w:color w:val="2A2A2A"/>
          <w:sz w:val="28"/>
          <w:szCs w:val="28"/>
        </w:rPr>
        <w:tab/>
        <w:t>Наблюдают, что процент отклоненных (Rejected) багов очень большой. Это может значить:</w:t>
      </w:r>
    </w:p>
    <w:p w:rsidR="00550131" w:rsidRDefault="001F1620">
      <w:pPr>
        <w:numPr>
          <w:ilvl w:val="0"/>
          <w:numId w:val="27"/>
        </w:numPr>
        <w:spacing w:after="0" w:line="276" w:lineRule="auto"/>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Требования к функции можно трактовать по разному;</w:t>
      </w:r>
    </w:p>
    <w:p w:rsidR="00550131" w:rsidRDefault="001F1620">
      <w:pPr>
        <w:numPr>
          <w:ilvl w:val="0"/>
          <w:numId w:val="27"/>
        </w:numPr>
        <w:spacing w:after="0" w:line="276" w:lineRule="auto"/>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Тестировщик не точно описал проблему;</w:t>
      </w:r>
    </w:p>
    <w:p w:rsidR="00550131" w:rsidRDefault="001F1620">
      <w:pPr>
        <w:numPr>
          <w:ilvl w:val="0"/>
          <w:numId w:val="27"/>
        </w:numPr>
        <w:spacing w:after="0" w:line="276" w:lineRule="auto"/>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Разработчик не желает исправлять допущенную им ошибку или не считает, что это на самом деле ошибка. (Эта проблема является прямым следствием 2-ой, возникшей из-за неточного описания).</w:t>
      </w:r>
    </w:p>
    <w:p w:rsidR="00550131" w:rsidRDefault="001F1620">
      <w:pPr>
        <w:spacing w:after="0" w:line="276" w:lineRule="auto"/>
        <w:ind w:firstLine="720"/>
        <w:jc w:val="both"/>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Все эти проблемы заметно дестабилизируют обстановку на проекте. Поэтому, при их возникновении, рекомендуется провести короткую беседу с руководителями проектных групп, чтобы впоследствии уменьшить количество переоткрытых и отклоненных дефектов.</w:t>
      </w:r>
    </w:p>
    <w:p w:rsidR="00550131" w:rsidRDefault="00550131">
      <w:pPr>
        <w:spacing w:after="0" w:line="276" w:lineRule="auto"/>
        <w:ind w:firstLine="720"/>
        <w:jc w:val="both"/>
        <w:rPr>
          <w:rFonts w:ascii="Times New Roman" w:eastAsia="Times New Roman" w:hAnsi="Times New Roman" w:cs="Times New Roman"/>
          <w:color w:val="2A2A2A"/>
          <w:sz w:val="28"/>
          <w:szCs w:val="28"/>
        </w:rPr>
      </w:pPr>
    </w:p>
    <w:p w:rsidR="00550131" w:rsidRDefault="001F1620" w:rsidP="002B552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2.6 – Метрики по задачам</w:t>
      </w:r>
    </w:p>
    <w:p w:rsidR="002B5520" w:rsidRDefault="002B5520" w:rsidP="002B5520">
      <w:pPr>
        <w:spacing w:after="0" w:line="276" w:lineRule="auto"/>
        <w:rPr>
          <w:rFonts w:ascii="Times New Roman" w:eastAsia="Times New Roman" w:hAnsi="Times New Roman" w:cs="Times New Roman"/>
          <w:sz w:val="28"/>
          <w:szCs w:val="28"/>
        </w:rPr>
      </w:pPr>
    </w:p>
    <w:tbl>
      <w:tblPr>
        <w:tblStyle w:val="ab"/>
        <w:tblW w:w="1054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295"/>
        <w:gridCol w:w="8250"/>
      </w:tblGrid>
      <w:tr w:rsidR="00550131">
        <w:tc>
          <w:tcPr>
            <w:tcW w:w="2295" w:type="dxa"/>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Название</w:t>
            </w:r>
          </w:p>
        </w:tc>
        <w:tc>
          <w:tcPr>
            <w:tcW w:w="8250" w:type="dxa"/>
          </w:tcPr>
          <w:p w:rsidR="00550131" w:rsidRDefault="001F162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Описание</w:t>
            </w:r>
          </w:p>
        </w:tc>
      </w:tr>
      <w:tr w:rsidR="00550131">
        <w:tc>
          <w:tcPr>
            <w:tcW w:w="2295" w:type="dxa"/>
          </w:tcPr>
          <w:p w:rsidR="00550131" w:rsidRDefault="001F162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tasks</w:t>
            </w:r>
          </w:p>
        </w:tc>
        <w:tc>
          <w:tcPr>
            <w:tcW w:w="8250" w:type="dxa"/>
          </w:tcPr>
          <w:p w:rsidR="00550131" w:rsidRDefault="001F1620">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Метрика показывает количество и результаты установок приложения. Процедура установки приложения была описана в статье </w:t>
            </w:r>
            <w:hyperlink r:id="rId16">
              <w:r>
                <w:rPr>
                  <w:rFonts w:ascii="Times New Roman" w:eastAsia="Times New Roman" w:hAnsi="Times New Roman" w:cs="Times New Roman"/>
                  <w:color w:val="000000"/>
                  <w:sz w:val="24"/>
                  <w:szCs w:val="24"/>
                </w:rPr>
                <w:t>Процедура проведения установки новой версии ПО (Deployment WorkFlow)</w:t>
              </w:r>
            </w:hyperlink>
            <w:r>
              <w:rPr>
                <w:rFonts w:ascii="Times New Roman" w:eastAsia="Times New Roman" w:hAnsi="Times New Roman" w:cs="Times New Roman"/>
                <w:color w:val="000000"/>
                <w:sz w:val="24"/>
                <w:szCs w:val="24"/>
              </w:rPr>
              <w:t xml:space="preserve">. В случае, если количество отклоненных командой тестирования версий будет критически высоким, рекомендуется срочно проанализировать и выявить причины, а также в </w:t>
            </w:r>
            <w:r>
              <w:rPr>
                <w:rFonts w:ascii="Times New Roman" w:eastAsia="Times New Roman" w:hAnsi="Times New Roman" w:cs="Times New Roman"/>
                <w:sz w:val="24"/>
                <w:szCs w:val="24"/>
              </w:rPr>
              <w:t>кратчайшие</w:t>
            </w:r>
            <w:r>
              <w:rPr>
                <w:rFonts w:ascii="Times New Roman" w:eastAsia="Times New Roman" w:hAnsi="Times New Roman" w:cs="Times New Roman"/>
                <w:color w:val="000000"/>
                <w:sz w:val="24"/>
                <w:szCs w:val="24"/>
              </w:rPr>
              <w:t xml:space="preserve"> сроки решить имеющуюся проблему.</w:t>
            </w:r>
          </w:p>
        </w:tc>
      </w:tr>
      <w:tr w:rsidR="00550131">
        <w:trPr>
          <w:trHeight w:val="540"/>
        </w:trPr>
        <w:tc>
          <w:tcPr>
            <w:tcW w:w="2295"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Still Opened Tasks</w:t>
            </w:r>
          </w:p>
        </w:tc>
        <w:tc>
          <w:tcPr>
            <w:tcW w:w="8250" w:type="dxa"/>
          </w:tcPr>
          <w:p w:rsidR="00550131" w:rsidRDefault="001F162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Метрика показывает количество все еще открытых задач. К окончанию проекта все задачи должны быть закрыты. Под задачами понимаем следующие виды работ: написание документации (архитектура, требования, планы), имплементация новых модули или изменение существующих по запросам на изменения, работы по настройке стендов, различные исследования и многое другое</w:t>
            </w:r>
          </w:p>
        </w:tc>
      </w:tr>
    </w:tbl>
    <w:p w:rsidR="00550131" w:rsidRDefault="001F162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 собственная разработка автора</w:t>
      </w:r>
    </w:p>
    <w:p w:rsidR="00550131" w:rsidRDefault="001F1620">
      <w:pPr>
        <w:spacing w:after="0" w:line="276"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Метрики автотестов</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Собираясь вводить метрики в автотесты, необходимо понимать, для чего это нужно.</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Специфика автотестов:</w:t>
      </w:r>
    </w:p>
    <w:p w:rsidR="00550131" w:rsidRDefault="001F1620">
      <w:pPr>
        <w:numPr>
          <w:ilvl w:val="0"/>
          <w:numId w:val="3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Наличие </w:t>
      </w:r>
      <w:r>
        <w:rPr>
          <w:rFonts w:ascii="Times New Roman" w:eastAsia="Times New Roman" w:hAnsi="Times New Roman" w:cs="Times New Roman"/>
          <w:sz w:val="28"/>
          <w:szCs w:val="28"/>
        </w:rPr>
        <w:t>негативных</w:t>
      </w:r>
      <w:r>
        <w:rPr>
          <w:rFonts w:ascii="Times New Roman" w:eastAsia="Times New Roman" w:hAnsi="Times New Roman" w:cs="Times New Roman"/>
          <w:color w:val="000000"/>
          <w:sz w:val="28"/>
          <w:szCs w:val="28"/>
        </w:rPr>
        <w:t xml:space="preserve"> пользовательских сценариев</w:t>
      </w:r>
      <w:r>
        <w:rPr>
          <w:rFonts w:ascii="Times New Roman" w:eastAsia="Times New Roman" w:hAnsi="Times New Roman" w:cs="Times New Roman"/>
          <w:color w:val="2A2A2A"/>
          <w:sz w:val="28"/>
          <w:szCs w:val="28"/>
        </w:rPr>
        <w:t>;</w:t>
      </w:r>
    </w:p>
    <w:p w:rsidR="00550131" w:rsidRDefault="001F1620">
      <w:pPr>
        <w:numPr>
          <w:ilvl w:val="0"/>
          <w:numId w:val="3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Интеграционные проверки с тестовыми стендами сторонних сервисов</w:t>
      </w:r>
      <w:r>
        <w:rPr>
          <w:rFonts w:ascii="Times New Roman" w:eastAsia="Times New Roman" w:hAnsi="Times New Roman" w:cs="Times New Roman"/>
          <w:color w:val="2A2A2A"/>
          <w:sz w:val="28"/>
          <w:szCs w:val="28"/>
        </w:rPr>
        <w:t>;</w:t>
      </w:r>
    </w:p>
    <w:p w:rsidR="00550131" w:rsidRDefault="001F1620">
      <w:pPr>
        <w:numPr>
          <w:ilvl w:val="0"/>
          <w:numId w:val="3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Кроссбраузерность</w:t>
      </w:r>
      <w:r>
        <w:rPr>
          <w:rFonts w:ascii="Times New Roman" w:eastAsia="Times New Roman" w:hAnsi="Times New Roman" w:cs="Times New Roman"/>
          <w:color w:val="2A2A2A"/>
          <w:sz w:val="28"/>
          <w:szCs w:val="28"/>
        </w:rPr>
        <w:t>;</w:t>
      </w:r>
    </w:p>
    <w:p w:rsidR="00550131" w:rsidRDefault="001F1620">
      <w:pPr>
        <w:numPr>
          <w:ilvl w:val="0"/>
          <w:numId w:val="3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Конфигурирование CI и тестовых виртуалок</w:t>
      </w:r>
      <w:r>
        <w:rPr>
          <w:rFonts w:ascii="Times New Roman" w:eastAsia="Times New Roman" w:hAnsi="Times New Roman" w:cs="Times New Roman"/>
          <w:color w:val="2A2A2A"/>
          <w:sz w:val="28"/>
          <w:szCs w:val="28"/>
        </w:rPr>
        <w:t>;</w:t>
      </w:r>
    </w:p>
    <w:p w:rsidR="00550131" w:rsidRDefault="001F1620">
      <w:pPr>
        <w:numPr>
          <w:ilvl w:val="0"/>
          <w:numId w:val="3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Предоставление наших продуктовых АТ другим сервисным командам.</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обращать внимание не только на стабильность теста и время прогона, но и на:</w:t>
      </w:r>
    </w:p>
    <w:p w:rsidR="00550131" w:rsidRDefault="001F1620">
      <w:pPr>
        <w:numPr>
          <w:ilvl w:val="0"/>
          <w:numId w:val="3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ремя красного прогона</w:t>
      </w:r>
      <w:r>
        <w:rPr>
          <w:rFonts w:ascii="Times New Roman" w:eastAsia="Times New Roman" w:hAnsi="Times New Roman" w:cs="Times New Roman"/>
          <w:sz w:val="28"/>
          <w:szCs w:val="28"/>
        </w:rPr>
        <w:t>. Отображает как много времени уходит с момента остановки теста до выявления и отображения ошибки</w:t>
      </w:r>
      <w:r>
        <w:rPr>
          <w:rFonts w:ascii="Times New Roman" w:eastAsia="Times New Roman" w:hAnsi="Times New Roman" w:cs="Times New Roman"/>
          <w:color w:val="2A2A2A"/>
          <w:sz w:val="28"/>
          <w:szCs w:val="28"/>
        </w:rPr>
        <w:t>;</w:t>
      </w:r>
    </w:p>
    <w:p w:rsidR="00550131" w:rsidRDefault="001F1620">
      <w:pPr>
        <w:numPr>
          <w:ilvl w:val="0"/>
          <w:numId w:val="3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Э</w:t>
      </w:r>
      <w:r>
        <w:rPr>
          <w:rFonts w:ascii="Times New Roman" w:eastAsia="Times New Roman" w:hAnsi="Times New Roman" w:cs="Times New Roman"/>
          <w:color w:val="000000"/>
          <w:sz w:val="28"/>
          <w:szCs w:val="28"/>
        </w:rPr>
        <w:t>ффективность теста по времени</w:t>
      </w:r>
      <w:r>
        <w:rPr>
          <w:rFonts w:ascii="Times New Roman" w:eastAsia="Times New Roman" w:hAnsi="Times New Roman" w:cs="Times New Roman"/>
          <w:sz w:val="28"/>
          <w:szCs w:val="28"/>
        </w:rPr>
        <w:t>. Отображает как много времени уходит на зеленые и красные прогоны, и подсчета соотношение. Тесты с низкой эффективностью стоят первыми в очереди на рефакторинг</w:t>
      </w:r>
      <w:r>
        <w:rPr>
          <w:rFonts w:ascii="Times New Roman" w:eastAsia="Times New Roman" w:hAnsi="Times New Roman" w:cs="Times New Roman"/>
          <w:color w:val="2A2A2A"/>
          <w:sz w:val="28"/>
          <w:szCs w:val="28"/>
        </w:rPr>
        <w:t>;</w:t>
      </w:r>
    </w:p>
    <w:p w:rsidR="00550131" w:rsidRDefault="001F1620">
      <w:pPr>
        <w:numPr>
          <w:ilvl w:val="0"/>
          <w:numId w:val="3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О</w:t>
      </w:r>
      <w:r>
        <w:rPr>
          <w:rFonts w:ascii="Times New Roman" w:eastAsia="Times New Roman" w:hAnsi="Times New Roman" w:cs="Times New Roman"/>
          <w:color w:val="000000"/>
          <w:sz w:val="28"/>
          <w:szCs w:val="28"/>
        </w:rPr>
        <w:t>тносительное потерянное время.</w:t>
      </w:r>
      <w:r>
        <w:rPr>
          <w:rFonts w:ascii="Times New Roman" w:eastAsia="Times New Roman" w:hAnsi="Times New Roman" w:cs="Times New Roman"/>
          <w:sz w:val="28"/>
          <w:szCs w:val="28"/>
        </w:rPr>
        <w:t xml:space="preserve"> Эта метрика показывает сколько минут теряется на каждый прогон этого теста из-за нестабильности</w:t>
      </w:r>
      <w:r>
        <w:rPr>
          <w:rFonts w:ascii="Times New Roman" w:eastAsia="Times New Roman" w:hAnsi="Times New Roman" w:cs="Times New Roman"/>
          <w:color w:val="2A2A2A"/>
          <w:sz w:val="28"/>
          <w:szCs w:val="28"/>
        </w:rPr>
        <w:t>.</w:t>
      </w:r>
      <w:r>
        <w:rPr>
          <w:rFonts w:ascii="Times New Roman" w:eastAsia="Times New Roman" w:hAnsi="Times New Roman" w:cs="Times New Roman"/>
          <w:sz w:val="28"/>
          <w:szCs w:val="28"/>
        </w:rPr>
        <w:t xml:space="preserve"> </w:t>
      </w:r>
    </w:p>
    <w:p w:rsidR="00550131" w:rsidRDefault="001F1620">
      <w:pPr>
        <w:spacing w:after="0" w:line="276"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Метрики релизного цикла</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Еще одним местом применения метрик может быть релизный цикл. </w:t>
      </w:r>
    </w:p>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этого можно подсчитать сколько времени задача находится на каждой стадии релизного цикла.</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всего этого можно:</w:t>
      </w:r>
    </w:p>
    <w:p w:rsidR="00550131" w:rsidRDefault="001F1620">
      <w:pPr>
        <w:numPr>
          <w:ilvl w:val="0"/>
          <w:numId w:val="3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посчитать сколько тестировщиков должны трудиться над выпуском релизов, а сколько может переключиться на другие задачи, такие как рефакторинг, допиливание инфраструктуры, инструментов и т.д</w:t>
      </w:r>
      <w:r>
        <w:rPr>
          <w:rFonts w:ascii="Times New Roman" w:eastAsia="Times New Roman" w:hAnsi="Times New Roman" w:cs="Times New Roman"/>
          <w:sz w:val="28"/>
          <w:szCs w:val="28"/>
        </w:rPr>
        <w:t>;</w:t>
      </w:r>
    </w:p>
    <w:p w:rsidR="00550131" w:rsidRDefault="001F1620">
      <w:pPr>
        <w:numPr>
          <w:ilvl w:val="0"/>
          <w:numId w:val="3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понять оптимальное соотношение ролей и, как следствие, прогнозировать количество вакансий</w:t>
      </w:r>
      <w:r>
        <w:rPr>
          <w:rFonts w:ascii="Times New Roman" w:eastAsia="Times New Roman" w:hAnsi="Times New Roman" w:cs="Times New Roman"/>
          <w:sz w:val="28"/>
          <w:szCs w:val="28"/>
        </w:rPr>
        <w:t>;</w:t>
      </w:r>
    </w:p>
    <w:p w:rsidR="00550131" w:rsidRDefault="001F1620">
      <w:pPr>
        <w:numPr>
          <w:ilvl w:val="0"/>
          <w:numId w:val="3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определить точки приложения силы для такой </w:t>
      </w:r>
      <w:r>
        <w:rPr>
          <w:rFonts w:ascii="Times New Roman" w:eastAsia="Times New Roman" w:hAnsi="Times New Roman" w:cs="Times New Roman"/>
          <w:sz w:val="28"/>
          <w:szCs w:val="28"/>
        </w:rPr>
        <w:t>внутри командной</w:t>
      </w:r>
      <w:r>
        <w:rPr>
          <w:rFonts w:ascii="Times New Roman" w:eastAsia="Times New Roman" w:hAnsi="Times New Roman" w:cs="Times New Roman"/>
          <w:color w:val="000000"/>
          <w:sz w:val="28"/>
          <w:szCs w:val="28"/>
        </w:rPr>
        <w:t xml:space="preserve"> цели, как технический релиз за час.</w:t>
      </w:r>
    </w:p>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перечислены метрики в зависимости от сущностей применимых в тестировании.</w:t>
      </w:r>
    </w:p>
    <w:p w:rsidR="00550131" w:rsidRDefault="001F1620">
      <w:pPr>
        <w:spacing w:after="0" w:line="276" w:lineRule="auto"/>
        <w:ind w:firstLine="720"/>
        <w:jc w:val="both"/>
        <w:rPr>
          <w:rFonts w:ascii="Times New Roman" w:eastAsia="Times New Roman" w:hAnsi="Times New Roman" w:cs="Times New Roman"/>
          <w:b/>
          <w:sz w:val="28"/>
          <w:szCs w:val="28"/>
        </w:rPr>
      </w:pPr>
      <w:bookmarkStart w:id="81" w:name="_35nkun2" w:colFirst="0" w:colLast="0"/>
      <w:bookmarkEnd w:id="81"/>
      <w:r>
        <w:rPr>
          <w:rFonts w:ascii="Times New Roman" w:eastAsia="Times New Roman" w:hAnsi="Times New Roman" w:cs="Times New Roman"/>
          <w:b/>
          <w:sz w:val="28"/>
          <w:szCs w:val="28"/>
        </w:rPr>
        <w:t>Расчетные метрики</w:t>
      </w:r>
    </w:p>
    <w:p w:rsidR="00550131" w:rsidRDefault="001F1620">
      <w:pPr>
        <w:spacing w:after="0" w:line="276" w:lineRule="auto"/>
        <w:ind w:firstLine="720"/>
        <w:jc w:val="both"/>
        <w:rPr>
          <w:rFonts w:ascii="Times New Roman" w:eastAsia="Times New Roman" w:hAnsi="Times New Roman" w:cs="Times New Roman"/>
          <w:sz w:val="28"/>
          <w:szCs w:val="28"/>
        </w:rPr>
      </w:pPr>
      <w:bookmarkStart w:id="82" w:name="_1ksv4uv" w:colFirst="0" w:colLast="0"/>
      <w:bookmarkEnd w:id="82"/>
      <w:r>
        <w:rPr>
          <w:rFonts w:ascii="Times New Roman" w:eastAsia="Times New Roman" w:hAnsi="Times New Roman" w:cs="Times New Roman"/>
          <w:b/>
          <w:sz w:val="28"/>
          <w:szCs w:val="28"/>
        </w:rPr>
        <w:t>Итерация</w:t>
      </w:r>
      <w:r>
        <w:rPr>
          <w:rFonts w:ascii="Times New Roman" w:eastAsia="Times New Roman" w:hAnsi="Times New Roman" w:cs="Times New Roman"/>
          <w:sz w:val="28"/>
          <w:szCs w:val="28"/>
        </w:rPr>
        <w:t xml:space="preserve"> – абстрактная единица, под которой понимается некоторый отрезок времени, в течение которого выполнялся один раунд тестирования. (Более точного определения пока не сформулировали.)</w:t>
      </w:r>
    </w:p>
    <w:p w:rsidR="00550131" w:rsidRDefault="001F1620">
      <w:pPr>
        <w:spacing w:after="0" w:line="276" w:lineRule="auto"/>
        <w:ind w:firstLine="720"/>
        <w:jc w:val="both"/>
        <w:rPr>
          <w:rFonts w:ascii="Times New Roman" w:eastAsia="Times New Roman" w:hAnsi="Times New Roman" w:cs="Times New Roman"/>
          <w:sz w:val="28"/>
          <w:szCs w:val="28"/>
        </w:rPr>
      </w:pPr>
      <w:bookmarkStart w:id="83" w:name="_44sinio" w:colFirst="0" w:colLast="0"/>
      <w:bookmarkEnd w:id="83"/>
      <w:r>
        <w:rPr>
          <w:rFonts w:ascii="Times New Roman" w:eastAsia="Times New Roman" w:hAnsi="Times New Roman" w:cs="Times New Roman"/>
          <w:b/>
          <w:sz w:val="28"/>
          <w:szCs w:val="28"/>
        </w:rPr>
        <w:t>Метрика: Доля повторно открытых дефектов.</w:t>
      </w:r>
      <w:r>
        <w:rPr>
          <w:rFonts w:ascii="Times New Roman" w:eastAsia="Times New Roman" w:hAnsi="Times New Roman" w:cs="Times New Roman"/>
          <w:sz w:val="28"/>
          <w:szCs w:val="28"/>
        </w:rPr>
        <w:t xml:space="preserve"> </w:t>
      </w:r>
    </w:p>
    <w:p w:rsidR="00550131" w:rsidRDefault="001F1620">
      <w:pPr>
        <w:spacing w:after="0" w:line="276" w:lineRule="auto"/>
        <w:ind w:firstLine="720"/>
        <w:jc w:val="both"/>
        <w:rPr>
          <w:rFonts w:ascii="Times New Roman" w:eastAsia="Times New Roman" w:hAnsi="Times New Roman" w:cs="Times New Roman"/>
          <w:sz w:val="28"/>
          <w:szCs w:val="28"/>
        </w:rPr>
      </w:pPr>
      <w:bookmarkStart w:id="84" w:name="_2jxsxqh" w:colFirst="0" w:colLast="0"/>
      <w:bookmarkEnd w:id="84"/>
      <w:r>
        <w:rPr>
          <w:rFonts w:ascii="Times New Roman" w:eastAsia="Times New Roman" w:hAnsi="Times New Roman" w:cs="Times New Roman"/>
          <w:i/>
          <w:sz w:val="28"/>
          <w:szCs w:val="28"/>
        </w:rPr>
        <w:t>Коэффициент ретеста = заново открытые / открытые в первый раз</w:t>
      </w:r>
      <w:r>
        <w:rPr>
          <w:rFonts w:ascii="Times New Roman" w:eastAsia="Times New Roman" w:hAnsi="Times New Roman" w:cs="Times New Roman"/>
          <w:sz w:val="28"/>
          <w:szCs w:val="28"/>
        </w:rPr>
        <w:t xml:space="preserve"> (на одной итерации тестирования).</w:t>
      </w:r>
    </w:p>
    <w:p w:rsidR="00550131" w:rsidRDefault="001F1620">
      <w:pPr>
        <w:spacing w:after="0" w:line="276" w:lineRule="auto"/>
        <w:ind w:firstLine="720"/>
        <w:jc w:val="both"/>
        <w:rPr>
          <w:rFonts w:ascii="Times New Roman" w:eastAsia="Times New Roman" w:hAnsi="Times New Roman" w:cs="Times New Roman"/>
          <w:sz w:val="28"/>
          <w:szCs w:val="28"/>
        </w:rPr>
      </w:pPr>
      <w:bookmarkStart w:id="85" w:name="_z337ya" w:colFirst="0" w:colLast="0"/>
      <w:bookmarkEnd w:id="85"/>
      <w:r>
        <w:rPr>
          <w:rFonts w:ascii="Times New Roman" w:eastAsia="Times New Roman" w:hAnsi="Times New Roman" w:cs="Times New Roman"/>
          <w:i/>
          <w:sz w:val="28"/>
          <w:szCs w:val="28"/>
        </w:rPr>
        <w:t xml:space="preserve">Ограничение: </w:t>
      </w:r>
      <w:r>
        <w:rPr>
          <w:rFonts w:ascii="Times New Roman" w:eastAsia="Times New Roman" w:hAnsi="Times New Roman" w:cs="Times New Roman"/>
          <w:sz w:val="28"/>
          <w:szCs w:val="28"/>
        </w:rPr>
        <w:t>Не учитываются дефекты, критичность которых ниже чем незначительные.</w:t>
      </w:r>
    </w:p>
    <w:p w:rsidR="00550131" w:rsidRDefault="001F1620">
      <w:pPr>
        <w:spacing w:after="0" w:line="276" w:lineRule="auto"/>
        <w:ind w:firstLine="720"/>
        <w:jc w:val="both"/>
        <w:rPr>
          <w:rFonts w:ascii="Times New Roman" w:eastAsia="Times New Roman" w:hAnsi="Times New Roman" w:cs="Times New Roman"/>
          <w:sz w:val="28"/>
          <w:szCs w:val="28"/>
        </w:rPr>
      </w:pPr>
      <w:bookmarkStart w:id="86" w:name="_3j2qqm3" w:colFirst="0" w:colLast="0"/>
      <w:bookmarkEnd w:id="86"/>
      <w:r>
        <w:rPr>
          <w:rFonts w:ascii="Times New Roman" w:eastAsia="Times New Roman" w:hAnsi="Times New Roman" w:cs="Times New Roman"/>
          <w:i/>
          <w:sz w:val="28"/>
          <w:szCs w:val="28"/>
        </w:rPr>
        <w:t>Обоснование:</w:t>
      </w:r>
      <w:r>
        <w:rPr>
          <w:rFonts w:ascii="Times New Roman" w:eastAsia="Times New Roman" w:hAnsi="Times New Roman" w:cs="Times New Roman"/>
          <w:sz w:val="28"/>
          <w:szCs w:val="28"/>
        </w:rPr>
        <w:t xml:space="preserve"> Повторно открытые дефекты это дополнительно затраченное время на перепроверку исправления дефекта, а также потенциально опасное место.</w:t>
      </w:r>
    </w:p>
    <w:p w:rsidR="00550131" w:rsidRDefault="001F1620">
      <w:pPr>
        <w:spacing w:after="0" w:line="276" w:lineRule="auto"/>
        <w:ind w:firstLine="720"/>
        <w:jc w:val="both"/>
        <w:rPr>
          <w:rFonts w:ascii="Times New Roman" w:eastAsia="Times New Roman" w:hAnsi="Times New Roman" w:cs="Times New Roman"/>
          <w:b/>
          <w:sz w:val="28"/>
          <w:szCs w:val="28"/>
        </w:rPr>
      </w:pPr>
      <w:bookmarkStart w:id="87" w:name="_1y810tw" w:colFirst="0" w:colLast="0"/>
      <w:bookmarkEnd w:id="87"/>
      <w:r>
        <w:rPr>
          <w:rFonts w:ascii="Times New Roman" w:eastAsia="Times New Roman" w:hAnsi="Times New Roman" w:cs="Times New Roman"/>
          <w:b/>
          <w:sz w:val="28"/>
          <w:szCs w:val="28"/>
        </w:rPr>
        <w:t>Метрика: Убойность тестов</w:t>
      </w:r>
    </w:p>
    <w:p w:rsidR="00550131" w:rsidRDefault="001F1620">
      <w:pPr>
        <w:spacing w:after="0" w:line="276" w:lineRule="auto"/>
        <w:ind w:firstLine="720"/>
        <w:jc w:val="both"/>
        <w:rPr>
          <w:rFonts w:ascii="Times New Roman" w:eastAsia="Times New Roman" w:hAnsi="Times New Roman" w:cs="Times New Roman"/>
          <w:sz w:val="28"/>
          <w:szCs w:val="28"/>
        </w:rPr>
      </w:pPr>
      <w:bookmarkStart w:id="88" w:name="_4i7ojhp" w:colFirst="0" w:colLast="0"/>
      <w:bookmarkEnd w:id="88"/>
      <w:r>
        <w:rPr>
          <w:rFonts w:ascii="Times New Roman" w:eastAsia="Times New Roman" w:hAnsi="Times New Roman" w:cs="Times New Roman"/>
          <w:i/>
          <w:sz w:val="28"/>
          <w:szCs w:val="28"/>
        </w:rPr>
        <w:t xml:space="preserve">Убойность тестов = число дефектов*100 / число тестов, где </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Убойность тестов</w:t>
      </w:r>
      <w:r>
        <w:rPr>
          <w:rFonts w:ascii="Times New Roman" w:eastAsia="Times New Roman" w:hAnsi="Times New Roman" w:cs="Times New Roman"/>
          <w:sz w:val="28"/>
          <w:szCs w:val="28"/>
        </w:rPr>
        <w:t xml:space="preserve"> – это количество дефектов на 100 тестов. </w:t>
      </w:r>
      <w:r>
        <w:rPr>
          <w:rFonts w:ascii="Times New Roman" w:eastAsia="Times New Roman" w:hAnsi="Times New Roman" w:cs="Times New Roman"/>
          <w:i/>
          <w:sz w:val="28"/>
          <w:szCs w:val="28"/>
        </w:rPr>
        <w:t>Число дефектов</w:t>
      </w:r>
      <w:r>
        <w:rPr>
          <w:rFonts w:ascii="Times New Roman" w:eastAsia="Times New Roman" w:hAnsi="Times New Roman" w:cs="Times New Roman"/>
          <w:sz w:val="28"/>
          <w:szCs w:val="28"/>
        </w:rPr>
        <w:t xml:space="preserve"> – все дефекты, которые были найдены по шагам из тестов на данной итерации тестирования. </w:t>
      </w:r>
      <w:r>
        <w:rPr>
          <w:rFonts w:ascii="Times New Roman" w:eastAsia="Times New Roman" w:hAnsi="Times New Roman" w:cs="Times New Roman"/>
          <w:i/>
          <w:sz w:val="28"/>
          <w:szCs w:val="28"/>
        </w:rPr>
        <w:t>Число тестов</w:t>
      </w:r>
      <w:r>
        <w:rPr>
          <w:rFonts w:ascii="Times New Roman" w:eastAsia="Times New Roman" w:hAnsi="Times New Roman" w:cs="Times New Roman"/>
          <w:sz w:val="28"/>
          <w:szCs w:val="28"/>
        </w:rPr>
        <w:t xml:space="preserve"> – все тесты, которые были пройдены за итерацию.</w:t>
      </w:r>
    </w:p>
    <w:p w:rsidR="00550131" w:rsidRDefault="001F1620">
      <w:pPr>
        <w:spacing w:after="0" w:line="276" w:lineRule="auto"/>
        <w:ind w:firstLine="720"/>
        <w:jc w:val="both"/>
        <w:rPr>
          <w:rFonts w:ascii="Times New Roman" w:eastAsia="Times New Roman" w:hAnsi="Times New Roman" w:cs="Times New Roman"/>
          <w:sz w:val="28"/>
          <w:szCs w:val="28"/>
        </w:rPr>
      </w:pPr>
      <w:bookmarkStart w:id="89" w:name="_2xcytpi" w:colFirst="0" w:colLast="0"/>
      <w:bookmarkEnd w:id="89"/>
      <w:r>
        <w:rPr>
          <w:rFonts w:ascii="Times New Roman" w:eastAsia="Times New Roman" w:hAnsi="Times New Roman" w:cs="Times New Roman"/>
          <w:i/>
          <w:sz w:val="28"/>
          <w:szCs w:val="28"/>
        </w:rPr>
        <w:t>Ограничение</w:t>
      </w:r>
      <w:r>
        <w:rPr>
          <w:rFonts w:ascii="Times New Roman" w:eastAsia="Times New Roman" w:hAnsi="Times New Roman" w:cs="Times New Roman"/>
          <w:sz w:val="28"/>
          <w:szCs w:val="28"/>
        </w:rPr>
        <w:t>: Не учитываются дефекты критичность которых ниже чем незначительные.</w:t>
      </w:r>
    </w:p>
    <w:p w:rsidR="00550131" w:rsidRDefault="001F1620">
      <w:pPr>
        <w:spacing w:after="0" w:line="276" w:lineRule="auto"/>
        <w:ind w:firstLine="720"/>
        <w:jc w:val="both"/>
        <w:rPr>
          <w:rFonts w:ascii="Times New Roman" w:eastAsia="Times New Roman" w:hAnsi="Times New Roman" w:cs="Times New Roman"/>
          <w:sz w:val="28"/>
          <w:szCs w:val="28"/>
        </w:rPr>
      </w:pPr>
      <w:bookmarkStart w:id="90" w:name="_1ci93xb" w:colFirst="0" w:colLast="0"/>
      <w:bookmarkEnd w:id="90"/>
      <w:r>
        <w:rPr>
          <w:rFonts w:ascii="Times New Roman" w:eastAsia="Times New Roman" w:hAnsi="Times New Roman" w:cs="Times New Roman"/>
          <w:i/>
          <w:sz w:val="28"/>
          <w:szCs w:val="28"/>
        </w:rPr>
        <w:t>Обоснование</w:t>
      </w:r>
      <w:r>
        <w:rPr>
          <w:rFonts w:ascii="Times New Roman" w:eastAsia="Times New Roman" w:hAnsi="Times New Roman" w:cs="Times New Roman"/>
          <w:sz w:val="28"/>
          <w:szCs w:val="28"/>
        </w:rPr>
        <w:t>: Метрика косвенно отражает качество работы тестировщика, или работы программистов.</w:t>
      </w:r>
    </w:p>
    <w:p w:rsidR="00550131" w:rsidRDefault="001F1620">
      <w:pPr>
        <w:spacing w:after="0" w:line="276" w:lineRule="auto"/>
        <w:ind w:firstLine="720"/>
        <w:jc w:val="both"/>
        <w:rPr>
          <w:rFonts w:ascii="Times New Roman" w:eastAsia="Times New Roman" w:hAnsi="Times New Roman" w:cs="Times New Roman"/>
          <w:sz w:val="28"/>
          <w:szCs w:val="28"/>
        </w:rPr>
      </w:pPr>
      <w:bookmarkStart w:id="91" w:name="_3whwml4" w:colFirst="0" w:colLast="0"/>
      <w:bookmarkEnd w:id="91"/>
      <w:r>
        <w:rPr>
          <w:rFonts w:ascii="Times New Roman" w:eastAsia="Times New Roman" w:hAnsi="Times New Roman" w:cs="Times New Roman"/>
          <w:b/>
          <w:sz w:val="28"/>
          <w:szCs w:val="28"/>
        </w:rPr>
        <w:t>Метрика: Число дефектов найденных вне теста.</w:t>
      </w:r>
      <w:r>
        <w:rPr>
          <w:rFonts w:ascii="Times New Roman" w:eastAsia="Times New Roman" w:hAnsi="Times New Roman" w:cs="Times New Roman"/>
          <w:sz w:val="28"/>
          <w:szCs w:val="28"/>
        </w:rPr>
        <w:t xml:space="preserve"> </w:t>
      </w:r>
    </w:p>
    <w:p w:rsidR="00550131" w:rsidRDefault="001F1620">
      <w:pPr>
        <w:spacing w:after="0" w:line="276" w:lineRule="auto"/>
        <w:ind w:firstLine="720"/>
        <w:jc w:val="both"/>
        <w:rPr>
          <w:rFonts w:ascii="Times New Roman" w:eastAsia="Times New Roman" w:hAnsi="Times New Roman" w:cs="Times New Roman"/>
          <w:i/>
          <w:sz w:val="28"/>
          <w:szCs w:val="28"/>
        </w:rPr>
      </w:pPr>
      <w:bookmarkStart w:id="92" w:name="_2bn6wsx" w:colFirst="0" w:colLast="0"/>
      <w:bookmarkEnd w:id="92"/>
      <w:r>
        <w:rPr>
          <w:rFonts w:ascii="Times New Roman" w:eastAsia="Times New Roman" w:hAnsi="Times New Roman" w:cs="Times New Roman"/>
          <w:i/>
          <w:sz w:val="28"/>
          <w:szCs w:val="28"/>
        </w:rPr>
        <w:t>Число дефектов найденных вне теста = число дефектов, найденных вне тестов*100 / число тестов</w:t>
      </w:r>
    </w:p>
    <w:p w:rsidR="00550131" w:rsidRDefault="001F1620">
      <w:pPr>
        <w:spacing w:after="0" w:line="276" w:lineRule="auto"/>
        <w:ind w:firstLine="720"/>
        <w:jc w:val="both"/>
        <w:rPr>
          <w:rFonts w:ascii="Times New Roman" w:eastAsia="Times New Roman" w:hAnsi="Times New Roman" w:cs="Times New Roman"/>
          <w:sz w:val="28"/>
          <w:szCs w:val="28"/>
        </w:rPr>
      </w:pPr>
      <w:bookmarkStart w:id="93" w:name="_qsh70q" w:colFirst="0" w:colLast="0"/>
      <w:bookmarkEnd w:id="93"/>
      <w:r>
        <w:rPr>
          <w:rFonts w:ascii="Times New Roman" w:eastAsia="Times New Roman" w:hAnsi="Times New Roman" w:cs="Times New Roman"/>
          <w:i/>
          <w:sz w:val="28"/>
          <w:szCs w:val="28"/>
        </w:rPr>
        <w:lastRenderedPageBreak/>
        <w:t>Правило:</w:t>
      </w:r>
      <w:r>
        <w:rPr>
          <w:rFonts w:ascii="Times New Roman" w:eastAsia="Times New Roman" w:hAnsi="Times New Roman" w:cs="Times New Roman"/>
          <w:sz w:val="28"/>
          <w:szCs w:val="28"/>
        </w:rPr>
        <w:t xml:space="preserve"> «Нельзя приписывать тесту найденный дефект, если шаги для воспроизведения этого дефекта отличаются больше чем на 30% от шагов, описанных в тесте».</w:t>
      </w:r>
    </w:p>
    <w:p w:rsidR="00550131" w:rsidRDefault="001F1620">
      <w:pPr>
        <w:spacing w:after="0" w:line="276" w:lineRule="auto"/>
        <w:ind w:firstLine="720"/>
        <w:jc w:val="both"/>
        <w:rPr>
          <w:rFonts w:ascii="Times New Roman" w:eastAsia="Times New Roman" w:hAnsi="Times New Roman" w:cs="Times New Roman"/>
          <w:sz w:val="28"/>
          <w:szCs w:val="28"/>
        </w:rPr>
      </w:pPr>
      <w:bookmarkStart w:id="94" w:name="_3as4poj" w:colFirst="0" w:colLast="0"/>
      <w:bookmarkEnd w:id="94"/>
      <w:r>
        <w:rPr>
          <w:rFonts w:ascii="Times New Roman" w:eastAsia="Times New Roman" w:hAnsi="Times New Roman" w:cs="Times New Roman"/>
          <w:i/>
          <w:sz w:val="28"/>
          <w:szCs w:val="28"/>
        </w:rPr>
        <w:t>Обоснование:</w:t>
      </w:r>
      <w:r>
        <w:rPr>
          <w:rFonts w:ascii="Times New Roman" w:eastAsia="Times New Roman" w:hAnsi="Times New Roman" w:cs="Times New Roman"/>
          <w:sz w:val="28"/>
          <w:szCs w:val="28"/>
        </w:rPr>
        <w:t xml:space="preserve"> Метрика напрямую отображает недостатки тестов. Идеальным сценарием считался бы случай, когда все баги были бы найдены при прохождении тестовых шагов.</w:t>
      </w:r>
    </w:p>
    <w:p w:rsidR="00550131" w:rsidRDefault="001F1620">
      <w:pPr>
        <w:spacing w:after="0" w:line="276"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Метрика: Эффективность тестирования</w:t>
      </w:r>
    </w:p>
    <w:p w:rsidR="00550131" w:rsidRDefault="001F1620">
      <w:pPr>
        <w:spacing w:after="0" w:line="276" w:lineRule="auto"/>
        <w:ind w:firstLine="720"/>
        <w:jc w:val="both"/>
        <w:rPr>
          <w:rFonts w:ascii="Times New Roman" w:eastAsia="Times New Roman" w:hAnsi="Times New Roman" w:cs="Times New Roman"/>
          <w:sz w:val="28"/>
          <w:szCs w:val="28"/>
        </w:rPr>
      </w:pPr>
      <w:bookmarkStart w:id="95" w:name="_1pxezwc" w:colFirst="0" w:colLast="0"/>
      <w:bookmarkEnd w:id="95"/>
      <w:r>
        <w:rPr>
          <w:rFonts w:ascii="Times New Roman" w:eastAsia="Times New Roman" w:hAnsi="Times New Roman" w:cs="Times New Roman"/>
          <w:i/>
          <w:sz w:val="28"/>
          <w:szCs w:val="28"/>
        </w:rPr>
        <w:t>Эффективность тестирования = число дефектов/трудозатраты (чел/ч), где Эффективность тестирования</w:t>
      </w:r>
      <w:r>
        <w:rPr>
          <w:rFonts w:ascii="Times New Roman" w:eastAsia="Times New Roman" w:hAnsi="Times New Roman" w:cs="Times New Roman"/>
          <w:sz w:val="28"/>
          <w:szCs w:val="28"/>
        </w:rPr>
        <w:t xml:space="preserve"> – это число дефектов, найденных за один час одним человеком.</w:t>
      </w:r>
    </w:p>
    <w:p w:rsidR="00550131" w:rsidRDefault="001F1620">
      <w:pPr>
        <w:spacing w:after="0" w:line="276" w:lineRule="auto"/>
        <w:ind w:firstLine="720"/>
        <w:jc w:val="both"/>
        <w:rPr>
          <w:rFonts w:ascii="Times New Roman" w:eastAsia="Times New Roman" w:hAnsi="Times New Roman" w:cs="Times New Roman"/>
          <w:sz w:val="28"/>
          <w:szCs w:val="28"/>
        </w:rPr>
      </w:pPr>
      <w:bookmarkStart w:id="96" w:name="_49x2ik5" w:colFirst="0" w:colLast="0"/>
      <w:bookmarkEnd w:id="96"/>
      <w:r>
        <w:rPr>
          <w:rFonts w:ascii="Times New Roman" w:eastAsia="Times New Roman" w:hAnsi="Times New Roman" w:cs="Times New Roman"/>
          <w:i/>
          <w:sz w:val="28"/>
          <w:szCs w:val="28"/>
        </w:rPr>
        <w:t xml:space="preserve">Обоснование: </w:t>
      </w:r>
      <w:r>
        <w:rPr>
          <w:rFonts w:ascii="Times New Roman" w:eastAsia="Times New Roman" w:hAnsi="Times New Roman" w:cs="Times New Roman"/>
          <w:sz w:val="28"/>
          <w:szCs w:val="28"/>
        </w:rPr>
        <w:t>Метрика отражает эффективность использования ресурсов.</w:t>
      </w:r>
    </w:p>
    <w:p w:rsidR="00550131" w:rsidRDefault="001F1620">
      <w:pPr>
        <w:spacing w:after="0" w:line="276"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Метрики: Статуса продукта</w:t>
      </w:r>
    </w:p>
    <w:p w:rsidR="00550131" w:rsidRDefault="001F1620">
      <w:pPr>
        <w:spacing w:after="0" w:line="276" w:lineRule="auto"/>
        <w:ind w:firstLine="720"/>
        <w:jc w:val="both"/>
        <w:rPr>
          <w:rFonts w:ascii="Times New Roman" w:eastAsia="Times New Roman" w:hAnsi="Times New Roman" w:cs="Times New Roman"/>
          <w:i/>
          <w:sz w:val="28"/>
          <w:szCs w:val="28"/>
        </w:rPr>
      </w:pPr>
      <w:bookmarkStart w:id="97" w:name="_3o7alnk" w:colFirst="0" w:colLast="0"/>
      <w:bookmarkEnd w:id="97"/>
      <w:r>
        <w:rPr>
          <w:rFonts w:ascii="Times New Roman" w:eastAsia="Times New Roman" w:hAnsi="Times New Roman" w:cs="Times New Roman"/>
          <w:i/>
          <w:sz w:val="28"/>
          <w:szCs w:val="28"/>
        </w:rPr>
        <w:t xml:space="preserve">Статус продукта = % реализованных требований, </w:t>
      </w:r>
    </w:p>
    <w:p w:rsidR="00550131" w:rsidRDefault="001F1620">
      <w:pPr>
        <w:spacing w:after="0" w:line="276" w:lineRule="auto"/>
        <w:ind w:firstLine="720"/>
        <w:jc w:val="both"/>
        <w:rPr>
          <w:rFonts w:ascii="Times New Roman" w:eastAsia="Times New Roman" w:hAnsi="Times New Roman" w:cs="Times New Roman"/>
          <w:i/>
          <w:sz w:val="28"/>
          <w:szCs w:val="28"/>
          <w:highlight w:val="white"/>
        </w:rPr>
      </w:pPr>
      <w:bookmarkStart w:id="98" w:name="_691va4nz2r3x" w:colFirst="0" w:colLast="0"/>
      <w:bookmarkEnd w:id="98"/>
      <w:r>
        <w:rPr>
          <w:rFonts w:ascii="Times New Roman" w:eastAsia="Times New Roman" w:hAnsi="Times New Roman" w:cs="Times New Roman"/>
          <w:b/>
          <w:sz w:val="28"/>
          <w:szCs w:val="28"/>
        </w:rPr>
        <w:t xml:space="preserve">Метрики: </w:t>
      </w:r>
      <w:r>
        <w:rPr>
          <w:rFonts w:ascii="Times New Roman" w:eastAsia="Times New Roman" w:hAnsi="Times New Roman" w:cs="Times New Roman"/>
          <w:b/>
          <w:sz w:val="28"/>
          <w:szCs w:val="28"/>
          <w:highlight w:val="white"/>
        </w:rPr>
        <w:t>Статуса тестирования</w:t>
      </w:r>
      <w:r>
        <w:rPr>
          <w:rFonts w:ascii="Times New Roman" w:eastAsia="Times New Roman" w:hAnsi="Times New Roman" w:cs="Times New Roman"/>
          <w:i/>
          <w:sz w:val="28"/>
          <w:szCs w:val="28"/>
          <w:highlight w:val="white"/>
        </w:rPr>
        <w:t xml:space="preserve"> </w:t>
      </w:r>
    </w:p>
    <w:p w:rsidR="00550131" w:rsidRDefault="001F1620">
      <w:pPr>
        <w:spacing w:after="0" w:line="276" w:lineRule="auto"/>
        <w:ind w:firstLine="720"/>
        <w:jc w:val="both"/>
        <w:rPr>
          <w:rFonts w:ascii="Times New Roman" w:eastAsia="Times New Roman" w:hAnsi="Times New Roman" w:cs="Times New Roman"/>
          <w:i/>
          <w:sz w:val="28"/>
          <w:szCs w:val="28"/>
          <w:highlight w:val="white"/>
        </w:rPr>
      </w:pPr>
      <w:bookmarkStart w:id="99" w:name="_ihv636" w:colFirst="0" w:colLast="0"/>
      <w:bookmarkEnd w:id="99"/>
      <w:r>
        <w:rPr>
          <w:rFonts w:ascii="Times New Roman" w:eastAsia="Times New Roman" w:hAnsi="Times New Roman" w:cs="Times New Roman"/>
          <w:i/>
          <w:sz w:val="28"/>
          <w:szCs w:val="28"/>
        </w:rPr>
        <w:t>Статус тестового набора = Отношение количества удачно пройденных к завершившимся с ошибками (желательно с учётом приоритетов).</w:t>
      </w:r>
    </w:p>
    <w:p w:rsidR="00550131" w:rsidRDefault="001F1620">
      <w:pPr>
        <w:spacing w:after="0" w:line="276" w:lineRule="auto"/>
        <w:ind w:firstLine="720"/>
        <w:jc w:val="both"/>
        <w:rPr>
          <w:rFonts w:ascii="Times New Roman" w:eastAsia="Times New Roman" w:hAnsi="Times New Roman" w:cs="Times New Roman"/>
          <w:i/>
          <w:color w:val="282828"/>
          <w:sz w:val="28"/>
          <w:szCs w:val="28"/>
          <w:highlight w:val="white"/>
        </w:rPr>
      </w:pPr>
      <w:bookmarkStart w:id="100" w:name="_3t3hz4z1f628" w:colFirst="0" w:colLast="0"/>
      <w:bookmarkEnd w:id="100"/>
      <w:r>
        <w:rPr>
          <w:rFonts w:ascii="Times New Roman" w:eastAsia="Times New Roman" w:hAnsi="Times New Roman" w:cs="Times New Roman"/>
          <w:i/>
          <w:sz w:val="28"/>
          <w:szCs w:val="28"/>
          <w:highlight w:val="white"/>
        </w:rPr>
        <w:t xml:space="preserve">Статус тестирования = </w:t>
      </w:r>
      <w:r>
        <w:rPr>
          <w:rFonts w:ascii="Times New Roman" w:eastAsia="Times New Roman" w:hAnsi="Times New Roman" w:cs="Times New Roman"/>
          <w:i/>
          <w:color w:val="282828"/>
          <w:sz w:val="28"/>
          <w:szCs w:val="28"/>
          <w:highlight w:val="white"/>
        </w:rPr>
        <w:t xml:space="preserve">% покрытия функционала тестами и/или автотестами; </w:t>
      </w:r>
    </w:p>
    <w:p w:rsidR="00550131" w:rsidRDefault="001F1620">
      <w:pPr>
        <w:spacing w:after="0" w:line="276" w:lineRule="auto"/>
        <w:ind w:firstLine="720"/>
        <w:jc w:val="both"/>
        <w:rPr>
          <w:rFonts w:ascii="Times New Roman" w:eastAsia="Times New Roman" w:hAnsi="Times New Roman" w:cs="Times New Roman"/>
          <w:i/>
          <w:color w:val="282828"/>
          <w:sz w:val="28"/>
          <w:szCs w:val="28"/>
          <w:highlight w:val="white"/>
        </w:rPr>
      </w:pPr>
      <w:bookmarkStart w:id="101" w:name="_2grqrue" w:colFirst="0" w:colLast="0"/>
      <w:bookmarkEnd w:id="101"/>
      <w:r>
        <w:rPr>
          <w:rFonts w:ascii="Times New Roman" w:eastAsia="Times New Roman" w:hAnsi="Times New Roman" w:cs="Times New Roman"/>
          <w:i/>
          <w:color w:val="282828"/>
          <w:sz w:val="28"/>
          <w:szCs w:val="28"/>
          <w:highlight w:val="white"/>
        </w:rPr>
        <w:t xml:space="preserve">Средний срок жизни дефекта. </w:t>
      </w:r>
      <w:r>
        <w:rPr>
          <w:rFonts w:ascii="Times New Roman" w:eastAsia="Times New Roman" w:hAnsi="Times New Roman" w:cs="Times New Roman"/>
          <w:color w:val="282828"/>
          <w:sz w:val="28"/>
          <w:szCs w:val="28"/>
          <w:highlight w:val="white"/>
        </w:rPr>
        <w:t>Полезен при анализе затраченного времени на исправления дефекта. Отражает  как много времени уходит с момента нахождения бага до его закрытия;</w:t>
      </w:r>
      <w:r>
        <w:rPr>
          <w:rFonts w:ascii="Times New Roman" w:eastAsia="Times New Roman" w:hAnsi="Times New Roman" w:cs="Times New Roman"/>
          <w:i/>
          <w:color w:val="282828"/>
          <w:sz w:val="28"/>
          <w:szCs w:val="28"/>
          <w:highlight w:val="white"/>
        </w:rPr>
        <w:t xml:space="preserve">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02" w:name="_1v1yuxt" w:colFirst="0" w:colLast="0"/>
      <w:bookmarkEnd w:id="102"/>
      <w:r>
        <w:rPr>
          <w:rFonts w:ascii="Times New Roman" w:eastAsia="Times New Roman" w:hAnsi="Times New Roman" w:cs="Times New Roman"/>
          <w:color w:val="282828"/>
          <w:sz w:val="28"/>
          <w:szCs w:val="28"/>
          <w:highlight w:val="white"/>
        </w:rPr>
        <w:t>Метрики статуса продукта и статуса тестирования являются конечными показателями. Все остальные вышеперечисленные являются косвенными и помогают влиять на результат, корректировать действия. Чтобы понять косвенные показатели, нужно знать конечные.</w:t>
      </w:r>
    </w:p>
    <w:p w:rsidR="00550131" w:rsidRDefault="001F1620">
      <w:pPr>
        <w:spacing w:after="0" w:line="276"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Метрики ради метрик</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sz w:val="28"/>
          <w:szCs w:val="28"/>
        </w:rPr>
        <w:t xml:space="preserve">Типичным анти-паттерном являются «метрики ради метрик». Как уже было отмечено выше, метрики — это лишь инструмент, который помогает количественно оценить, насколько хорошо команда достигаете целей. Допустим, такая метрика как количество тестов не является показательной. Так как количество тестов не гарантирует их качество. </w:t>
      </w:r>
      <w:r>
        <w:rPr>
          <w:rFonts w:ascii="Times New Roman" w:eastAsia="Times New Roman" w:hAnsi="Times New Roman" w:cs="Times New Roman"/>
          <w:color w:val="282828"/>
          <w:sz w:val="28"/>
          <w:szCs w:val="28"/>
          <w:highlight w:val="white"/>
        </w:rPr>
        <w:t xml:space="preserve"> </w:t>
      </w:r>
    </w:p>
    <w:p w:rsidR="00550131" w:rsidRDefault="00550131">
      <w:pPr>
        <w:spacing w:after="0" w:line="276" w:lineRule="auto"/>
        <w:jc w:val="both"/>
        <w:rPr>
          <w:rFonts w:ascii="Times New Roman" w:eastAsia="Times New Roman" w:hAnsi="Times New Roman" w:cs="Times New Roman"/>
          <w:b/>
          <w:color w:val="000000"/>
          <w:sz w:val="28"/>
          <w:szCs w:val="28"/>
        </w:rPr>
      </w:pPr>
    </w:p>
    <w:p w:rsidR="00550131" w:rsidRDefault="001F1620" w:rsidP="002B5520">
      <w:pPr>
        <w:pStyle w:val="2"/>
        <w:spacing w:before="0" w:line="276" w:lineRule="auto"/>
        <w:ind w:firstLine="720"/>
        <w:rPr>
          <w:rFonts w:ascii="Times New Roman" w:eastAsia="Times New Roman" w:hAnsi="Times New Roman" w:cs="Times New Roman"/>
          <w:b/>
          <w:color w:val="000000"/>
          <w:sz w:val="32"/>
          <w:szCs w:val="32"/>
        </w:rPr>
      </w:pPr>
      <w:bookmarkStart w:id="103" w:name="_Toc12283057"/>
      <w:r>
        <w:rPr>
          <w:rFonts w:ascii="Times New Roman" w:eastAsia="Times New Roman" w:hAnsi="Times New Roman" w:cs="Times New Roman"/>
          <w:b/>
          <w:color w:val="000000"/>
          <w:sz w:val="32"/>
          <w:szCs w:val="32"/>
        </w:rPr>
        <w:t>2.3 Назначение и структура метрик</w:t>
      </w:r>
      <w:bookmarkEnd w:id="103"/>
    </w:p>
    <w:p w:rsidR="00550131" w:rsidRDefault="00550131" w:rsidP="002B5520">
      <w:pPr>
        <w:spacing w:after="0" w:line="276" w:lineRule="auto"/>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удобства и наглядности возможных вариантов расчета метрик, которые могут быть применены к данным этапа тестирования можно воспользоваться толкованием метрик из таблицы 2.7.</w:t>
      </w:r>
    </w:p>
    <w:p w:rsidR="00550131" w:rsidRDefault="00550131">
      <w:pPr>
        <w:spacing w:after="0" w:line="276" w:lineRule="auto"/>
        <w:jc w:val="both"/>
        <w:rPr>
          <w:rFonts w:ascii="Times New Roman" w:eastAsia="Times New Roman" w:hAnsi="Times New Roman" w:cs="Times New Roman"/>
          <w:sz w:val="28"/>
          <w:szCs w:val="28"/>
        </w:rPr>
      </w:pPr>
    </w:p>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2.7 – Толкование метрик в разрезе их назначения и способов расчета</w:t>
      </w:r>
    </w:p>
    <w:p w:rsidR="002B5520" w:rsidRDefault="002B5520">
      <w:pPr>
        <w:spacing w:after="0" w:line="276" w:lineRule="auto"/>
        <w:jc w:val="both"/>
        <w:rPr>
          <w:rFonts w:ascii="Times New Roman" w:eastAsia="Times New Roman" w:hAnsi="Times New Roman" w:cs="Times New Roman"/>
          <w:sz w:val="28"/>
          <w:szCs w:val="28"/>
        </w:rPr>
      </w:pPr>
    </w:p>
    <w:tbl>
      <w:tblPr>
        <w:tblStyle w:val="ac"/>
        <w:tblW w:w="10515"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1320"/>
        <w:gridCol w:w="1755"/>
        <w:gridCol w:w="1725"/>
        <w:gridCol w:w="1920"/>
        <w:gridCol w:w="1740"/>
        <w:gridCol w:w="2055"/>
      </w:tblGrid>
      <w:tr w:rsidR="00550131">
        <w:tc>
          <w:tcPr>
            <w:tcW w:w="1320" w:type="dxa"/>
            <w:shd w:val="clear" w:color="auto" w:fill="auto"/>
            <w:tcMar>
              <w:top w:w="56" w:type="dxa"/>
              <w:left w:w="56" w:type="dxa"/>
              <w:bottom w:w="56" w:type="dxa"/>
              <w:right w:w="56"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Метрика </w:t>
            </w:r>
          </w:p>
        </w:tc>
        <w:tc>
          <w:tcPr>
            <w:tcW w:w="1755" w:type="dxa"/>
            <w:shd w:val="clear" w:color="auto" w:fill="auto"/>
            <w:tcMar>
              <w:top w:w="56" w:type="dxa"/>
              <w:left w:w="56" w:type="dxa"/>
              <w:bottom w:w="56" w:type="dxa"/>
              <w:right w:w="56"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Тип/ Назначение </w:t>
            </w:r>
          </w:p>
        </w:tc>
        <w:tc>
          <w:tcPr>
            <w:tcW w:w="1725" w:type="dxa"/>
            <w:shd w:val="clear" w:color="auto" w:fill="auto"/>
            <w:tcMar>
              <w:top w:w="56" w:type="dxa"/>
              <w:left w:w="56" w:type="dxa"/>
              <w:bottom w:w="56" w:type="dxa"/>
              <w:right w:w="56"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Компоненты/шкала </w:t>
            </w:r>
          </w:p>
        </w:tc>
        <w:tc>
          <w:tcPr>
            <w:tcW w:w="1920" w:type="dxa"/>
            <w:tcMar>
              <w:top w:w="56" w:type="dxa"/>
              <w:left w:w="56" w:type="dxa"/>
              <w:bottom w:w="56" w:type="dxa"/>
              <w:right w:w="56"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Формула</w:t>
            </w:r>
          </w:p>
        </w:tc>
        <w:tc>
          <w:tcPr>
            <w:tcW w:w="1740" w:type="dxa"/>
            <w:shd w:val="clear" w:color="auto" w:fill="auto"/>
            <w:tcMar>
              <w:top w:w="56" w:type="dxa"/>
              <w:left w:w="56" w:type="dxa"/>
              <w:bottom w:w="56" w:type="dxa"/>
              <w:right w:w="56"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Возможные значения</w:t>
            </w:r>
          </w:p>
        </w:tc>
        <w:tc>
          <w:tcPr>
            <w:tcW w:w="2055" w:type="dxa"/>
            <w:shd w:val="clear" w:color="auto" w:fill="auto"/>
            <w:tcMar>
              <w:top w:w="56" w:type="dxa"/>
              <w:left w:w="56" w:type="dxa"/>
              <w:bottom w:w="56" w:type="dxa"/>
              <w:right w:w="56" w:type="dxa"/>
            </w:tcMar>
          </w:tcPr>
          <w:p w:rsidR="00550131" w:rsidRDefault="001F162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Толкование</w:t>
            </w:r>
          </w:p>
        </w:tc>
      </w:tr>
      <w:tr w:rsidR="00550131">
        <w:trPr>
          <w:trHeight w:val="440"/>
        </w:trPr>
        <w:tc>
          <w:tcPr>
            <w:tcW w:w="10515" w:type="dxa"/>
            <w:gridSpan w:val="6"/>
          </w:tcPr>
          <w:p w:rsidR="00550131" w:rsidRDefault="001F1620">
            <w:pPr>
              <w:widowControl w:val="0"/>
              <w:jc w:val="center"/>
              <w:rPr>
                <w:rFonts w:ascii="Arial" w:eastAsia="Arial" w:hAnsi="Arial" w:cs="Arial"/>
              </w:rPr>
            </w:pPr>
            <w:r>
              <w:rPr>
                <w:rFonts w:ascii="Times New Roman" w:eastAsia="Times New Roman" w:hAnsi="Times New Roman" w:cs="Times New Roman"/>
                <w:b/>
                <w:sz w:val="24"/>
                <w:szCs w:val="24"/>
              </w:rPr>
              <w:t>Анализ требований</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Качество требований</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Расчетная</w:t>
            </w:r>
            <w:r>
              <w:rPr>
                <w:rFonts w:ascii="Times New Roman" w:eastAsia="Times New Roman" w:hAnsi="Times New Roman" w:cs="Times New Roman"/>
              </w:rPr>
              <w:t>/ Помогает оценить качество требований и отправить требования на доработку еще до начала работы над ПО</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Полнота, Понятность, Осуществляемость, Проверяемость/</w:t>
            </w: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Вариант 1.</w:t>
            </w:r>
            <w:r>
              <w:rPr>
                <w:rFonts w:ascii="Times New Roman" w:eastAsia="Times New Roman" w:hAnsi="Times New Roman" w:cs="Times New Roman"/>
              </w:rPr>
              <w:t xml:space="preserve"> </w:t>
            </w:r>
          </w:p>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R1 = (Полнота + Понятность) * Осуществимость * Проверяемость;</w:t>
            </w:r>
          </w:p>
          <w:p w:rsidR="00550131" w:rsidRDefault="001F1620">
            <w:pPr>
              <w:widowControl w:val="0"/>
              <w:rPr>
                <w:rFonts w:ascii="Times New Roman" w:eastAsia="Times New Roman" w:hAnsi="Times New Roman" w:cs="Times New Roman"/>
                <w:i/>
              </w:rPr>
            </w:pPr>
            <w:r>
              <w:rPr>
                <w:rFonts w:ascii="Times New Roman" w:eastAsia="Times New Roman" w:hAnsi="Times New Roman" w:cs="Times New Roman"/>
                <w:i/>
              </w:rPr>
              <w:t>Вариант 2.</w:t>
            </w:r>
          </w:p>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 R2 = (Полнота + Понятность) * Осуществимость + Проверяемость</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Если все характеристики принимают значение в интервале [0, n], то метрика будет принимать значения:</w:t>
            </w:r>
          </w:p>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R1 = [0; 2n</w:t>
            </w:r>
            <w:r>
              <w:rPr>
                <w:rFonts w:ascii="Times New Roman" w:eastAsia="Times New Roman" w:hAnsi="Times New Roman" w:cs="Times New Roman"/>
                <w:vertAlign w:val="superscript"/>
              </w:rPr>
              <w:t>3</w:t>
            </w:r>
            <w:r>
              <w:rPr>
                <w:rFonts w:ascii="Times New Roman" w:eastAsia="Times New Roman" w:hAnsi="Times New Roman" w:cs="Times New Roman"/>
              </w:rPr>
              <w:t>];</w:t>
            </w:r>
          </w:p>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R2= [0; 4n</w:t>
            </w:r>
            <w:r>
              <w:rPr>
                <w:rFonts w:ascii="Times New Roman" w:eastAsia="Times New Roman" w:hAnsi="Times New Roman" w:cs="Times New Roman"/>
                <w:vertAlign w:val="superscript"/>
              </w:rPr>
              <w:t>2</w:t>
            </w:r>
            <w:r>
              <w:rPr>
                <w:rFonts w:ascii="Times New Roman" w:eastAsia="Times New Roman" w:hAnsi="Times New Roman" w:cs="Times New Roman"/>
              </w:rPr>
              <w:t>]</w:t>
            </w: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Чем ближе значение метрики к правой границе интервала ее значений, тем качественней требование. </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Сложность требований</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Расчетная</w:t>
            </w:r>
            <w:r>
              <w:rPr>
                <w:rFonts w:ascii="Times New Roman" w:eastAsia="Times New Roman" w:hAnsi="Times New Roman" w:cs="Times New Roman"/>
              </w:rPr>
              <w:t>/ Инструмент решения задачи эстимации сроков тестирования и учета возможных рисков.</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требований и количество связей с каждым требованием./</w:t>
            </w: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Среднее количество связей каждого требования с остальными требованиями [11]. </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Значения от 0 до 1. </w:t>
            </w:r>
          </w:p>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1 будет означать, что каждое требование связано с каждым, а 0 о том что связей нет. </w:t>
            </w: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Степень взаимосвязанности требований. Степень связанности является приемлемой если не превышает 0,2-0,3. В противном случае доработка в рамках одного из требований будет вести к цепочке изменений, а значит и возможных ошибок, в значительной части продукта.</w:t>
            </w:r>
          </w:p>
        </w:tc>
      </w:tr>
      <w:tr w:rsidR="00550131">
        <w:trPr>
          <w:trHeight w:val="440"/>
        </w:trPr>
        <w:tc>
          <w:tcPr>
            <w:tcW w:w="10515" w:type="dxa"/>
            <w:gridSpan w:val="6"/>
          </w:tcPr>
          <w:p w:rsidR="00550131" w:rsidRDefault="001F1620">
            <w:pPr>
              <w:widowControl w:val="0"/>
              <w:jc w:val="center"/>
              <w:rPr>
                <w:rFonts w:ascii="Times New Roman" w:eastAsia="Times New Roman" w:hAnsi="Times New Roman" w:cs="Times New Roman"/>
              </w:rPr>
            </w:pPr>
            <w:r>
              <w:rPr>
                <w:rFonts w:ascii="Times New Roman" w:eastAsia="Times New Roman" w:hAnsi="Times New Roman" w:cs="Times New Roman"/>
                <w:b/>
              </w:rPr>
              <w:t>Тест дизайн</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Скорость разработки ТС (ТС – тест кейсы)</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i/>
              </w:rPr>
            </w:pPr>
            <w:r>
              <w:rPr>
                <w:rFonts w:ascii="Times New Roman" w:eastAsia="Times New Roman" w:hAnsi="Times New Roman" w:cs="Times New Roman"/>
                <w:i/>
              </w:rPr>
              <w:t>Измеряемая/</w:t>
            </w:r>
            <w:r>
              <w:rPr>
                <w:rFonts w:ascii="Times New Roman" w:eastAsia="Times New Roman" w:hAnsi="Times New Roman" w:cs="Times New Roman"/>
              </w:rPr>
              <w:t xml:space="preserve"> Служит инструментом эстимации планирования </w:t>
            </w:r>
            <w:r>
              <w:rPr>
                <w:rFonts w:ascii="Times New Roman" w:eastAsia="Times New Roman" w:hAnsi="Times New Roman" w:cs="Times New Roman"/>
              </w:rPr>
              <w:lastRenderedPageBreak/>
              <w:t xml:space="preserve">тест-дизайна. ожет послужить в отчетный период. </w:t>
            </w:r>
            <w:r>
              <w:rPr>
                <w:rFonts w:ascii="Times New Roman" w:eastAsia="Times New Roman" w:hAnsi="Times New Roman" w:cs="Times New Roman"/>
                <w:i/>
              </w:rPr>
              <w:t xml:space="preserve"> </w:t>
            </w:r>
          </w:p>
        </w:tc>
        <w:tc>
          <w:tcPr>
            <w:tcW w:w="172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Среднее время написание тест кейсов за единицу времени.</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минуты, часы, дни, недели</w:t>
            </w:r>
          </w:p>
        </w:tc>
        <w:tc>
          <w:tcPr>
            <w:tcW w:w="205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lastRenderedPageBreak/>
              <w:t>Сложность ТС</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Расчетная</w:t>
            </w:r>
            <w:r>
              <w:rPr>
                <w:rFonts w:ascii="Times New Roman" w:eastAsia="Times New Roman" w:hAnsi="Times New Roman" w:cs="Times New Roman"/>
              </w:rPr>
              <w:t>/ Инструмент оценки сложности тестового набора и решения задачи эстимации сроков тестирования.</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шагов необходимых для того, чтобы выполнить тест кейс/</w:t>
            </w:r>
          </w:p>
          <w:p w:rsidR="00550131" w:rsidRDefault="00550131">
            <w:pPr>
              <w:widowControl w:val="0"/>
              <w:jc w:val="both"/>
              <w:rPr>
                <w:rFonts w:ascii="Times New Roman" w:eastAsia="Times New Roman" w:hAnsi="Times New Roman" w:cs="Times New Roman"/>
              </w:rPr>
            </w:pP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Оценочное соотношение самого простого теста ко всем существующим.</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Оценки или веса. Например, к самому простому тест кейсу применятся оценка 1, далее относительно этого кейса оцениваются остальные.</w:t>
            </w: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Наиболее затратным тест кейсром будет считаться кейс с наибольшим количеством шагов. Есть смысл применять данную метрику с отсылкой на коэффициенты тестировщиков с разными уровням мастерства/знанием проекта (например, junior=4; midel=8 и т.д.). Так например, наиболее сложные задачи поручать наиболее опытным/знающим проект тестировщикам, что позволит сократить временные затраты. </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Пригодность теста к smoke тестам</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rPr>
              <w:t xml:space="preserve"> тестовый набор, предназначенный для проверки основного функционала</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/Номинальная</w:t>
            </w: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тест кейсов,  пригодных к smoke тестам</w:t>
            </w:r>
          </w:p>
        </w:tc>
        <w:tc>
          <w:tcPr>
            <w:tcW w:w="1740"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Yes (пригоден для smok тестирования)/ No (непригоден)</w:t>
            </w: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Можно считать минимальным тестовым набором</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Покрытие требований тест кейсами</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i/>
              </w:rPr>
            </w:pPr>
            <w:r>
              <w:rPr>
                <w:rFonts w:ascii="Times New Roman" w:eastAsia="Times New Roman" w:hAnsi="Times New Roman" w:cs="Times New Roman"/>
                <w:i/>
              </w:rPr>
              <w:t>Расчетная/</w:t>
            </w:r>
            <w:r>
              <w:rPr>
                <w:rFonts w:ascii="Times New Roman" w:eastAsia="Times New Roman" w:hAnsi="Times New Roman" w:cs="Times New Roman"/>
              </w:rPr>
              <w:t xml:space="preserve"> позволяет оценить и выявить слабые места  в покрытии  тестового набора.</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Количество тестов, количество требований/ </w:t>
            </w:r>
          </w:p>
          <w:p w:rsidR="00550131" w:rsidRDefault="00550131">
            <w:pPr>
              <w:widowControl w:val="0"/>
              <w:jc w:val="both"/>
              <w:rPr>
                <w:rFonts w:ascii="Times New Roman" w:eastAsia="Times New Roman" w:hAnsi="Times New Roman" w:cs="Times New Roman"/>
              </w:rPr>
            </w:pP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тестов приходящихся  на 1 требование. Общее количество тестов разделенное на общее количество требований [11].</w:t>
            </w:r>
          </w:p>
          <w:p w:rsidR="00550131" w:rsidRDefault="00550131">
            <w:pPr>
              <w:widowControl w:val="0"/>
              <w:jc w:val="both"/>
              <w:rPr>
                <w:rFonts w:ascii="Times New Roman" w:eastAsia="Times New Roman" w:hAnsi="Times New Roman" w:cs="Times New Roman"/>
              </w:rPr>
            </w:pPr>
          </w:p>
        </w:tc>
        <w:tc>
          <w:tcPr>
            <w:tcW w:w="1740"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[0. общее количество тестов]</w:t>
            </w: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Если требования атомарные, метрика покажет отклонение покрытия каждого требования от среднего уровня. Чем больше значение отличается от 1, тем меньше\больше тестов написано для одного требования, чем обычно. Если </w:t>
            </w:r>
          </w:p>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коэффициент будет равен или близок к </w:t>
            </w:r>
            <w:r>
              <w:rPr>
                <w:rFonts w:ascii="Times New Roman" w:eastAsia="Times New Roman" w:hAnsi="Times New Roman" w:cs="Times New Roman"/>
              </w:rPr>
              <w:lastRenderedPageBreak/>
              <w:t>0. Для них нужно рассмотреть возможность добавления тестов.</w:t>
            </w:r>
          </w:p>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Если требования не атомарные, то данная метрика позволит убедиться только в том, что для каждого требования есть хотя бы 1 тест. Для этого коэффициент всегда должен быть больше 1.</w:t>
            </w:r>
          </w:p>
        </w:tc>
      </w:tr>
      <w:tr w:rsidR="00550131">
        <w:trPr>
          <w:trHeight w:val="440"/>
        </w:trPr>
        <w:tc>
          <w:tcPr>
            <w:tcW w:w="10515" w:type="dxa"/>
            <w:gridSpan w:val="6"/>
          </w:tcPr>
          <w:p w:rsidR="00550131" w:rsidRDefault="001F1620">
            <w:pPr>
              <w:widowControl w:val="0"/>
              <w:jc w:val="center"/>
              <w:rPr>
                <w:rFonts w:ascii="Times New Roman" w:eastAsia="Times New Roman" w:hAnsi="Times New Roman" w:cs="Times New Roman"/>
              </w:rPr>
            </w:pPr>
            <w:r>
              <w:rPr>
                <w:rFonts w:ascii="Times New Roman" w:eastAsia="Times New Roman" w:hAnsi="Times New Roman" w:cs="Times New Roman"/>
                <w:b/>
              </w:rPr>
              <w:lastRenderedPageBreak/>
              <w:t>Функциональное тестирование</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Плотность дефектов</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Расчетная</w:t>
            </w:r>
            <w:r>
              <w:rPr>
                <w:rFonts w:ascii="Times New Roman" w:eastAsia="Times New Roman" w:hAnsi="Times New Roman" w:cs="Times New Roman"/>
              </w:rPr>
              <w:t>/Помогает обнаружить чать или функционал ПО, который является наиболее проблемным.  Данная информация полезна при планировании работ с данным функционалом и при анализе рисков.</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дефектов в отдельном модуле, количество дефектов в продукте</w:t>
            </w: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Доля дефектов, приходящаяся на отдельный модуль в течение итерации или релиза.</w:t>
            </w:r>
          </w:p>
        </w:tc>
        <w:tc>
          <w:tcPr>
            <w:tcW w:w="1740" w:type="dxa"/>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Коэффициент больший 0,3 говорит о большом количестве найденных дефектов.</w:t>
            </w:r>
          </w:p>
          <w:p w:rsidR="00550131" w:rsidRDefault="00550131">
            <w:pPr>
              <w:widowControl w:val="0"/>
              <w:jc w:val="both"/>
              <w:rPr>
                <w:rFonts w:ascii="Times New Roman" w:eastAsia="Times New Roman" w:hAnsi="Times New Roman" w:cs="Times New Roman"/>
              </w:rPr>
            </w:pP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Коэффициент ретеста</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Расчетная</w:t>
            </w:r>
            <w:r>
              <w:rPr>
                <w:rFonts w:ascii="Times New Roman" w:eastAsia="Times New Roman" w:hAnsi="Times New Roman" w:cs="Times New Roman"/>
              </w:rPr>
              <w:t>/ Помогает проанализировать затраченное командой время на доработку неисправного функционала.</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дефектов в функционале до и после исправления ошибок.</w:t>
            </w: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Доля повторно обнаруженных дефектов на общее количество ошибок, включая ранее исправленные и новые.</w:t>
            </w:r>
          </w:p>
        </w:tc>
        <w:tc>
          <w:tcPr>
            <w:tcW w:w="1740"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Чем ближе значение к 0, тем меньше было внесено ошибок в существующий функционал. Если значение больше 0,5 то можно сделать вывод о том, что более половины времени уходит на восстановление работавших ранее функций ПО.</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Происхожде</w:t>
            </w:r>
            <w:r>
              <w:rPr>
                <w:rFonts w:ascii="Times New Roman" w:eastAsia="Times New Roman" w:hAnsi="Times New Roman" w:cs="Times New Roman"/>
              </w:rPr>
              <w:lastRenderedPageBreak/>
              <w:t>ние дефектов</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lastRenderedPageBreak/>
              <w:t>Измеряемая/</w:t>
            </w:r>
            <w:r>
              <w:rPr>
                <w:rFonts w:ascii="Times New Roman" w:eastAsia="Times New Roman" w:hAnsi="Times New Roman" w:cs="Times New Roman"/>
              </w:rPr>
              <w:t>Пом</w:t>
            </w:r>
            <w:r>
              <w:rPr>
                <w:rFonts w:ascii="Times New Roman" w:eastAsia="Times New Roman" w:hAnsi="Times New Roman" w:cs="Times New Roman"/>
              </w:rPr>
              <w:lastRenderedPageBreak/>
              <w:t>огает выявить на каком из этапов тестирования было найдено наибольшее количество багов. Следует также применять в градации критичности бага.</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lastRenderedPageBreak/>
              <w:t xml:space="preserve">Баг репорт </w:t>
            </w: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К описанию бага </w:t>
            </w:r>
            <w:r>
              <w:rPr>
                <w:rFonts w:ascii="Times New Roman" w:eastAsia="Times New Roman" w:hAnsi="Times New Roman" w:cs="Times New Roman"/>
              </w:rPr>
              <w:lastRenderedPageBreak/>
              <w:t>следует добавлять этап на котором он был найден.</w:t>
            </w:r>
          </w:p>
        </w:tc>
        <w:tc>
          <w:tcPr>
            <w:tcW w:w="1740"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lastRenderedPageBreak/>
              <w:t xml:space="preserve">Этап </w:t>
            </w:r>
            <w:r>
              <w:rPr>
                <w:rFonts w:ascii="Times New Roman" w:eastAsia="Times New Roman" w:hAnsi="Times New Roman" w:cs="Times New Roman"/>
              </w:rPr>
              <w:lastRenderedPageBreak/>
              <w:t>тестировани документации, этам тест-дизайна, этам функционального тестирования, этап регресси, этап внедрения, этап сопровождения</w:t>
            </w: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lastRenderedPageBreak/>
              <w:t xml:space="preserve">Баги найденные на </w:t>
            </w:r>
            <w:r>
              <w:rPr>
                <w:rFonts w:ascii="Times New Roman" w:eastAsia="Times New Roman" w:hAnsi="Times New Roman" w:cs="Times New Roman"/>
              </w:rPr>
              <w:lastRenderedPageBreak/>
              <w:t>этапе внедрения и сопровождения следует считать наиболее экономически затратными.</w:t>
            </w:r>
          </w:p>
          <w:p w:rsidR="00550131" w:rsidRDefault="00550131">
            <w:pPr>
              <w:widowControl w:val="0"/>
              <w:jc w:val="both"/>
              <w:rPr>
                <w:rFonts w:ascii="Times New Roman" w:eastAsia="Times New Roman" w:hAnsi="Times New Roman" w:cs="Times New Roman"/>
              </w:rPr>
            </w:pP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Срок жизни дефекта </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rPr>
              <w:t>Полезен при анализе затраченного времени на исправления дефекта.</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Баг репорт </w:t>
            </w: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Отражает  как много времени уходит с момента нахождения бага до его закрытия.</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минуты, часы, дни, недели</w:t>
            </w:r>
          </w:p>
        </w:tc>
        <w:tc>
          <w:tcPr>
            <w:tcW w:w="205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Убойность тестов</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i/>
              </w:rPr>
            </w:pPr>
            <w:r>
              <w:rPr>
                <w:rFonts w:ascii="Times New Roman" w:eastAsia="Times New Roman" w:hAnsi="Times New Roman" w:cs="Times New Roman"/>
                <w:i/>
              </w:rPr>
              <w:t>Расчетная</w:t>
            </w:r>
            <w:r>
              <w:rPr>
                <w:rFonts w:ascii="Times New Roman" w:eastAsia="Times New Roman" w:hAnsi="Times New Roman" w:cs="Times New Roman"/>
              </w:rPr>
              <w:t>/Метрика косвенно отражает качество работы тестировщика, или работы программистов.</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дефектов, количество тестов</w:t>
            </w: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Количество дефектов умноженное на сто разделить на число тестов.  </w:t>
            </w:r>
          </w:p>
        </w:tc>
        <w:tc>
          <w:tcPr>
            <w:tcW w:w="1740" w:type="dxa"/>
            <w:shd w:val="clear" w:color="auto" w:fill="auto"/>
            <w:tcMar>
              <w:top w:w="56" w:type="dxa"/>
              <w:left w:w="56" w:type="dxa"/>
              <w:bottom w:w="56" w:type="dxa"/>
              <w:right w:w="56" w:type="dxa"/>
            </w:tcMar>
          </w:tcPr>
          <w:p w:rsidR="00550131" w:rsidRDefault="00550131">
            <w:pPr>
              <w:widowControl w:val="0"/>
              <w:rPr>
                <w:rFonts w:ascii="Times New Roman" w:eastAsia="Times New Roman" w:hAnsi="Times New Roman" w:cs="Times New Roman"/>
              </w:rPr>
            </w:pPr>
          </w:p>
        </w:tc>
        <w:tc>
          <w:tcPr>
            <w:tcW w:w="2055"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Убойность тестов – это количество дефектов на 100 тестов.</w:t>
            </w:r>
          </w:p>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Не учитываются дефекты критичность которых ниже чем незначительные.</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Эффективность тестирования</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Расчетная</w:t>
            </w:r>
            <w:r>
              <w:rPr>
                <w:rFonts w:ascii="Times New Roman" w:eastAsia="Times New Roman" w:hAnsi="Times New Roman" w:cs="Times New Roman"/>
              </w:rPr>
              <w:t>/Метрика отражает эффективность использования ресурсов</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дефектов, количество тестов</w:t>
            </w: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Количество  дефектов разделенное на трудозатраты (чел/ч)</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Количество дефектов, найденных за один час одним человеком.</w:t>
            </w:r>
          </w:p>
        </w:tc>
        <w:tc>
          <w:tcPr>
            <w:tcW w:w="2055" w:type="dxa"/>
            <w:shd w:val="clear" w:color="auto" w:fill="auto"/>
            <w:tcMar>
              <w:top w:w="56" w:type="dxa"/>
              <w:left w:w="56" w:type="dxa"/>
              <w:bottom w:w="56" w:type="dxa"/>
              <w:right w:w="56" w:type="dxa"/>
            </w:tcMar>
          </w:tcPr>
          <w:p w:rsidR="00550131" w:rsidRDefault="00550131">
            <w:pPr>
              <w:widowControl w:val="0"/>
              <w:rPr>
                <w:rFonts w:ascii="Times New Roman" w:eastAsia="Times New Roman" w:hAnsi="Times New Roman" w:cs="Times New Roman"/>
              </w:rPr>
            </w:pP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Число дефектов найденных вне теста</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i/>
              </w:rPr>
            </w:pPr>
            <w:r>
              <w:rPr>
                <w:rFonts w:ascii="Times New Roman" w:eastAsia="Times New Roman" w:hAnsi="Times New Roman" w:cs="Times New Roman"/>
                <w:i/>
              </w:rPr>
              <w:t>Расчетная</w:t>
            </w:r>
            <w:r>
              <w:rPr>
                <w:rFonts w:ascii="Times New Roman" w:eastAsia="Times New Roman" w:hAnsi="Times New Roman" w:cs="Times New Roman"/>
              </w:rPr>
              <w:t>/Метрика помогает отражать недостатки разработанных тестов.</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дефектов, количество тестов</w:t>
            </w:r>
          </w:p>
          <w:p w:rsidR="00550131" w:rsidRDefault="00550131">
            <w:pPr>
              <w:widowControl w:val="0"/>
              <w:jc w:val="both"/>
              <w:rPr>
                <w:rFonts w:ascii="Times New Roman" w:eastAsia="Times New Roman" w:hAnsi="Times New Roman" w:cs="Times New Roman"/>
              </w:rPr>
            </w:pP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Количество дефектов, найденных вне тестов умноженное на сто разделить на число тестов</w:t>
            </w:r>
          </w:p>
        </w:tc>
        <w:tc>
          <w:tcPr>
            <w:tcW w:w="1740" w:type="dxa"/>
            <w:shd w:val="clear" w:color="auto" w:fill="auto"/>
            <w:tcMar>
              <w:top w:w="56" w:type="dxa"/>
              <w:left w:w="56" w:type="dxa"/>
              <w:bottom w:w="56" w:type="dxa"/>
              <w:right w:w="56" w:type="dxa"/>
            </w:tcMar>
          </w:tcPr>
          <w:p w:rsidR="00550131" w:rsidRDefault="00550131">
            <w:pPr>
              <w:widowControl w:val="0"/>
              <w:rPr>
                <w:rFonts w:ascii="Times New Roman" w:eastAsia="Times New Roman" w:hAnsi="Times New Roman" w:cs="Times New Roman"/>
              </w:rPr>
            </w:pPr>
          </w:p>
        </w:tc>
        <w:tc>
          <w:tcPr>
            <w:tcW w:w="2055"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Нельзя приписывать тесту найденный дефект, если шаги для воспроизведения этого дефекта отличаются больше чем на 30% от шагов, описанных в тесте. Идеальным сценарием считался бы случай, когда все баги были бы найдены при прохождении тестовых шагов.</w:t>
            </w:r>
          </w:p>
        </w:tc>
      </w:tr>
      <w:tr w:rsidR="00550131">
        <w:trPr>
          <w:trHeight w:val="340"/>
        </w:trPr>
        <w:tc>
          <w:tcPr>
            <w:tcW w:w="10515" w:type="dxa"/>
            <w:gridSpan w:val="6"/>
            <w:shd w:val="clear" w:color="auto" w:fill="auto"/>
            <w:tcMar>
              <w:top w:w="56" w:type="dxa"/>
              <w:left w:w="56" w:type="dxa"/>
              <w:bottom w:w="56" w:type="dxa"/>
              <w:right w:w="56" w:type="dxa"/>
            </w:tcMar>
          </w:tcPr>
          <w:p w:rsidR="00550131" w:rsidRDefault="001F1620">
            <w:pPr>
              <w:jc w:val="center"/>
              <w:rPr>
                <w:rFonts w:ascii="Times New Roman" w:eastAsia="Times New Roman" w:hAnsi="Times New Roman" w:cs="Times New Roman"/>
                <w:b/>
              </w:rPr>
            </w:pPr>
            <w:r>
              <w:rPr>
                <w:rFonts w:ascii="Times New Roman" w:eastAsia="Times New Roman" w:hAnsi="Times New Roman" w:cs="Times New Roman"/>
                <w:b/>
              </w:rPr>
              <w:lastRenderedPageBreak/>
              <w:t>Статус продукта</w:t>
            </w:r>
          </w:p>
        </w:tc>
      </w:tr>
      <w:tr w:rsidR="00550131">
        <w:trPr>
          <w:trHeight w:val="340"/>
        </w:trPr>
        <w:tc>
          <w:tcPr>
            <w:tcW w:w="1320" w:type="dxa"/>
            <w:shd w:val="clear" w:color="auto" w:fill="auto"/>
            <w:tcMar>
              <w:top w:w="56" w:type="dxa"/>
              <w:left w:w="56" w:type="dxa"/>
              <w:bottom w:w="56" w:type="dxa"/>
              <w:right w:w="56" w:type="dxa"/>
            </w:tcMar>
          </w:tcPr>
          <w:p w:rsidR="00550131" w:rsidRDefault="001F1620">
            <w:pPr>
              <w:rPr>
                <w:rFonts w:ascii="Times New Roman" w:eastAsia="Times New Roman" w:hAnsi="Times New Roman" w:cs="Times New Roman"/>
                <w:b/>
              </w:rPr>
            </w:pPr>
            <w:r>
              <w:rPr>
                <w:rFonts w:ascii="Times New Roman" w:eastAsia="Times New Roman" w:hAnsi="Times New Roman" w:cs="Times New Roman"/>
              </w:rPr>
              <w:t>Статус продукта</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rPr>
              <w:t xml:space="preserve">Метрика помогает определить количество оставшихся работ по разработке ПО в рамках итераций. </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Количество требований, количество решенных задач</w:t>
            </w:r>
          </w:p>
          <w:p w:rsidR="00550131" w:rsidRDefault="00550131">
            <w:pPr>
              <w:widowControl w:val="0"/>
              <w:jc w:val="both"/>
              <w:rPr>
                <w:rFonts w:ascii="Times New Roman" w:eastAsia="Times New Roman" w:hAnsi="Times New Roman" w:cs="Times New Roman"/>
              </w:rPr>
            </w:pP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Отношение реализованных требований к запланированным</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Процент выполненных задач </w:t>
            </w:r>
          </w:p>
        </w:tc>
        <w:tc>
          <w:tcPr>
            <w:tcW w:w="2055"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Продукт может считаться готовым к приемке заказчиком, когда основной функционал был реализован на 100%. А не не основной функционал (например дизайн), на 80-90%.</w:t>
            </w:r>
          </w:p>
        </w:tc>
      </w:tr>
      <w:tr w:rsidR="00550131">
        <w:trPr>
          <w:trHeight w:val="440"/>
        </w:trPr>
        <w:tc>
          <w:tcPr>
            <w:tcW w:w="10515" w:type="dxa"/>
            <w:gridSpan w:val="6"/>
          </w:tcPr>
          <w:p w:rsidR="00550131" w:rsidRDefault="001F1620">
            <w:pPr>
              <w:jc w:val="center"/>
              <w:rPr>
                <w:rFonts w:ascii="Times New Roman" w:eastAsia="Times New Roman" w:hAnsi="Times New Roman" w:cs="Times New Roman"/>
              </w:rPr>
            </w:pPr>
            <w:r>
              <w:rPr>
                <w:rFonts w:ascii="Times New Roman" w:eastAsia="Times New Roman" w:hAnsi="Times New Roman" w:cs="Times New Roman"/>
                <w:b/>
              </w:rPr>
              <w:t>Автотестирование</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Скорость разработки автотестов</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rPr>
              <w:t>Время затраченное на написание и разработка автотестов. Служит инструментом эстимации и планирования автоматизации тестирования.</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Автотест</w:t>
            </w: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Среднее время написание автотестов за единицу времени. </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минуты, часы, дни, недели</w:t>
            </w:r>
          </w:p>
        </w:tc>
        <w:tc>
          <w:tcPr>
            <w:tcW w:w="205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Длительность выполнения автотестов</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rPr>
              <w:t>Помогает выявить автотесты с низкой проходимостью и отправить их на доработку.</w:t>
            </w:r>
          </w:p>
        </w:tc>
        <w:tc>
          <w:tcPr>
            <w:tcW w:w="172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Отображает как много времени уходит на зеленые и красные прогоны, и подсчета соотношение.</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секунды, минуты </w:t>
            </w:r>
          </w:p>
        </w:tc>
        <w:tc>
          <w:tcPr>
            <w:tcW w:w="205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Дефекты в автотестах/ нестабильность автотеста.</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Расчетная</w:t>
            </w:r>
            <w:r>
              <w:rPr>
                <w:rFonts w:ascii="Times New Roman" w:eastAsia="Times New Roman" w:hAnsi="Times New Roman" w:cs="Times New Roman"/>
              </w:rPr>
              <w:t>/Эта метрика показывает сколько времени затрачивается на каждый прогон тест из-за нестабильности. Полезен в принятии решения об исключении или доработке автотеста.</w:t>
            </w:r>
          </w:p>
        </w:tc>
        <w:tc>
          <w:tcPr>
            <w:tcW w:w="172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c>
          <w:tcPr>
            <w:tcW w:w="1920" w:type="dxa"/>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Подсчет среднего времени на прогон автотеста до зеленого прохода. Например автотест был запущен 10 раз из которых последний оказался зеленым. Следует подсчитать время на прогон всех десяти тестов.   </w:t>
            </w:r>
          </w:p>
        </w:tc>
        <w:tc>
          <w:tcPr>
            <w:tcW w:w="1740" w:type="dxa"/>
            <w:shd w:val="clear" w:color="auto" w:fill="auto"/>
            <w:tcMar>
              <w:top w:w="56" w:type="dxa"/>
              <w:left w:w="56" w:type="dxa"/>
              <w:bottom w:w="56" w:type="dxa"/>
              <w:right w:w="56" w:type="dxa"/>
            </w:tcMar>
          </w:tcPr>
          <w:p w:rsidR="00550131" w:rsidRDefault="001F1620">
            <w:pPr>
              <w:widowControl w:val="0"/>
              <w:rPr>
                <w:rFonts w:ascii="Times New Roman" w:eastAsia="Times New Roman" w:hAnsi="Times New Roman" w:cs="Times New Roman"/>
              </w:rPr>
            </w:pPr>
            <w:r>
              <w:rPr>
                <w:rFonts w:ascii="Times New Roman" w:eastAsia="Times New Roman" w:hAnsi="Times New Roman" w:cs="Times New Roman"/>
              </w:rPr>
              <w:t xml:space="preserve">секунды, минуты </w:t>
            </w:r>
          </w:p>
        </w:tc>
        <w:tc>
          <w:tcPr>
            <w:tcW w:w="2055"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r>
      <w:tr w:rsidR="00550131">
        <w:trPr>
          <w:trHeight w:val="440"/>
        </w:trPr>
        <w:tc>
          <w:tcPr>
            <w:tcW w:w="1320" w:type="dxa"/>
            <w:vMerge w:val="restart"/>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lastRenderedPageBreak/>
              <w:t>Статус тестового набора</w:t>
            </w:r>
          </w:p>
        </w:tc>
        <w:tc>
          <w:tcPr>
            <w:tcW w:w="1755" w:type="dxa"/>
            <w:vMerge w:val="restart"/>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color w:val="2A2A2A"/>
              </w:rPr>
              <w:t>Метрика показывает результаты прохождения тест кейсов</w:t>
            </w:r>
          </w:p>
          <w:p w:rsidR="00550131" w:rsidRDefault="001F1620">
            <w:pPr>
              <w:tabs>
                <w:tab w:val="left" w:pos="1440"/>
              </w:tabs>
              <w:jc w:val="both"/>
              <w:rPr>
                <w:rFonts w:ascii="Times New Roman" w:eastAsia="Times New Roman" w:hAnsi="Times New Roman" w:cs="Times New Roman"/>
                <w:i/>
              </w:rPr>
            </w:pPr>
            <w:r>
              <w:rPr>
                <w:rFonts w:ascii="Times New Roman" w:eastAsia="Times New Roman" w:hAnsi="Times New Roman" w:cs="Times New Roman"/>
                <w:color w:val="2A2A2A"/>
              </w:rPr>
              <w:t>Применяется для анализа и выявления причин, по которым тесты не были проведены.</w:t>
            </w:r>
          </w:p>
        </w:tc>
        <w:tc>
          <w:tcPr>
            <w:tcW w:w="1725" w:type="dxa"/>
            <w:vMerge w:val="restart"/>
            <w:tcMar>
              <w:top w:w="56" w:type="dxa"/>
              <w:left w:w="56" w:type="dxa"/>
              <w:bottom w:w="56" w:type="dxa"/>
              <w:right w:w="56" w:type="dxa"/>
            </w:tcMar>
          </w:tcPr>
          <w:p w:rsidR="00550131" w:rsidRDefault="001F1620">
            <w:pPr>
              <w:tabs>
                <w:tab w:val="left" w:pos="3660"/>
              </w:tabs>
              <w:jc w:val="both"/>
              <w:rPr>
                <w:rFonts w:ascii="Times New Roman" w:eastAsia="Times New Roman" w:hAnsi="Times New Roman" w:cs="Times New Roman"/>
                <w:b/>
              </w:rPr>
            </w:pPr>
            <w:r>
              <w:rPr>
                <w:rFonts w:ascii="Times New Roman" w:eastAsia="Times New Roman" w:hAnsi="Times New Roman" w:cs="Times New Roman"/>
                <w:color w:val="2A2A2A"/>
              </w:rPr>
              <w:t>Количество удачно/не удачно пройденных тестов, количество не запущеных тестов</w:t>
            </w:r>
          </w:p>
        </w:tc>
        <w:tc>
          <w:tcPr>
            <w:tcW w:w="1920" w:type="dxa"/>
            <w:tcMar>
              <w:top w:w="56" w:type="dxa"/>
              <w:left w:w="56" w:type="dxa"/>
              <w:bottom w:w="56" w:type="dxa"/>
              <w:right w:w="56" w:type="dxa"/>
            </w:tcMar>
          </w:tcPr>
          <w:p w:rsidR="00550131" w:rsidRDefault="001F1620">
            <w:pPr>
              <w:tabs>
                <w:tab w:val="left" w:pos="3660"/>
              </w:tabs>
              <w:jc w:val="both"/>
              <w:rPr>
                <w:rFonts w:ascii="Times New Roman" w:eastAsia="Times New Roman" w:hAnsi="Times New Roman" w:cs="Times New Roman"/>
                <w:color w:val="2A2A2A"/>
              </w:rPr>
            </w:pPr>
            <w:r>
              <w:rPr>
                <w:rFonts w:ascii="Times New Roman" w:eastAsia="Times New Roman" w:hAnsi="Times New Roman" w:cs="Times New Roman"/>
                <w:color w:val="2A2A2A"/>
              </w:rPr>
              <w:t xml:space="preserve">Отношение количества удачно пройденных к завершившимся с ошибками. </w:t>
            </w:r>
          </w:p>
        </w:tc>
        <w:tc>
          <w:tcPr>
            <w:tcW w:w="1740" w:type="dxa"/>
            <w:shd w:val="clear" w:color="auto" w:fill="auto"/>
            <w:tcMar>
              <w:top w:w="56" w:type="dxa"/>
              <w:left w:w="56" w:type="dxa"/>
              <w:bottom w:w="56" w:type="dxa"/>
              <w:right w:w="56" w:type="dxa"/>
            </w:tcMar>
          </w:tcPr>
          <w:p w:rsidR="00550131" w:rsidRDefault="001F1620">
            <w:pPr>
              <w:tabs>
                <w:tab w:val="left" w:pos="3660"/>
              </w:tabs>
              <w:jc w:val="both"/>
              <w:rPr>
                <w:rFonts w:ascii="Times New Roman" w:eastAsia="Times New Roman" w:hAnsi="Times New Roman" w:cs="Times New Roman"/>
              </w:rPr>
            </w:pPr>
            <w:r>
              <w:rPr>
                <w:rFonts w:ascii="Times New Roman" w:eastAsia="Times New Roman" w:hAnsi="Times New Roman" w:cs="Times New Roman"/>
                <w:color w:val="2A2A2A"/>
              </w:rPr>
              <w:t>Passed/Failed</w:t>
            </w:r>
          </w:p>
        </w:tc>
        <w:tc>
          <w:tcPr>
            <w:tcW w:w="2055" w:type="dxa"/>
            <w:vMerge w:val="restart"/>
            <w:shd w:val="clear" w:color="auto" w:fill="auto"/>
            <w:tcMar>
              <w:top w:w="56" w:type="dxa"/>
              <w:left w:w="56" w:type="dxa"/>
              <w:bottom w:w="56" w:type="dxa"/>
              <w:right w:w="56" w:type="dxa"/>
            </w:tcMar>
          </w:tcPr>
          <w:p w:rsidR="00550131" w:rsidRDefault="001F1620">
            <w:pPr>
              <w:tabs>
                <w:tab w:val="left" w:pos="1440"/>
              </w:tabs>
              <w:jc w:val="both"/>
              <w:rPr>
                <w:rFonts w:ascii="Times New Roman" w:eastAsia="Times New Roman" w:hAnsi="Times New Roman" w:cs="Times New Roman"/>
              </w:rPr>
            </w:pPr>
            <w:r>
              <w:rPr>
                <w:rFonts w:ascii="Times New Roman" w:eastAsia="Times New Roman" w:hAnsi="Times New Roman" w:cs="Times New Roman"/>
              </w:rPr>
              <w:t xml:space="preserve">Чем ближе значение удачно пройденных тестов к общему количеству тестов, тем ближе этап тестирования к </w:t>
            </w:r>
            <w:r>
              <w:rPr>
                <w:rFonts w:ascii="Times New Roman" w:eastAsia="Times New Roman" w:hAnsi="Times New Roman" w:cs="Times New Roman"/>
                <w:color w:val="2A2A2A"/>
              </w:rPr>
              <w:t xml:space="preserve">окончанию. </w:t>
            </w:r>
            <w:r>
              <w:rPr>
                <w:rFonts w:ascii="Times New Roman" w:eastAsia="Times New Roman" w:hAnsi="Times New Roman" w:cs="Times New Roman"/>
              </w:rPr>
              <w:t xml:space="preserve">Чем выше отношение удачно пройденных тестов </w:t>
            </w:r>
            <w:r>
              <w:rPr>
                <w:rFonts w:ascii="Times New Roman" w:eastAsia="Times New Roman" w:hAnsi="Times New Roman" w:cs="Times New Roman"/>
                <w:color w:val="2A2A2A"/>
              </w:rPr>
              <w:t>к завершившимся с ошибками</w:t>
            </w:r>
            <w:r>
              <w:rPr>
                <w:rFonts w:ascii="Times New Roman" w:eastAsia="Times New Roman" w:hAnsi="Times New Roman" w:cs="Times New Roman"/>
              </w:rPr>
              <w:t>, тем лучше качество разрабатываемого функционала.</w:t>
            </w:r>
          </w:p>
        </w:tc>
      </w:tr>
      <w:tr w:rsidR="00550131">
        <w:trPr>
          <w:trHeight w:val="440"/>
        </w:trPr>
        <w:tc>
          <w:tcPr>
            <w:tcW w:w="1320" w:type="dxa"/>
            <w:vMerge/>
            <w:shd w:val="clear" w:color="auto" w:fill="auto"/>
            <w:tcMar>
              <w:top w:w="56" w:type="dxa"/>
              <w:left w:w="56" w:type="dxa"/>
              <w:bottom w:w="56" w:type="dxa"/>
              <w:right w:w="56" w:type="dxa"/>
            </w:tcMar>
          </w:tcPr>
          <w:p w:rsidR="00550131" w:rsidRDefault="0055013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755" w:type="dxa"/>
            <w:vMerge/>
            <w:shd w:val="clear" w:color="auto" w:fill="auto"/>
            <w:tcMar>
              <w:top w:w="56" w:type="dxa"/>
              <w:left w:w="56" w:type="dxa"/>
              <w:bottom w:w="56" w:type="dxa"/>
              <w:right w:w="56" w:type="dxa"/>
            </w:tcMar>
          </w:tcPr>
          <w:p w:rsidR="00550131" w:rsidRDefault="0055013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725" w:type="dxa"/>
            <w:vMerge/>
            <w:tcMar>
              <w:top w:w="56" w:type="dxa"/>
              <w:left w:w="56" w:type="dxa"/>
              <w:bottom w:w="56" w:type="dxa"/>
              <w:right w:w="56" w:type="dxa"/>
            </w:tcMar>
          </w:tcPr>
          <w:p w:rsidR="00550131" w:rsidRDefault="0055013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920" w:type="dxa"/>
            <w:tcMar>
              <w:top w:w="56" w:type="dxa"/>
              <w:left w:w="56" w:type="dxa"/>
              <w:bottom w:w="56" w:type="dxa"/>
              <w:right w:w="56" w:type="dxa"/>
            </w:tcMar>
          </w:tcPr>
          <w:p w:rsidR="00550131" w:rsidRDefault="001F1620">
            <w:pPr>
              <w:tabs>
                <w:tab w:val="left" w:pos="3660"/>
              </w:tabs>
              <w:jc w:val="both"/>
              <w:rPr>
                <w:rFonts w:ascii="Times New Roman" w:eastAsia="Times New Roman" w:hAnsi="Times New Roman" w:cs="Times New Roman"/>
                <w:color w:val="2A2A2A"/>
              </w:rPr>
            </w:pPr>
            <w:r>
              <w:rPr>
                <w:rFonts w:ascii="Times New Roman" w:eastAsia="Times New Roman" w:hAnsi="Times New Roman" w:cs="Times New Roman"/>
                <w:color w:val="2A2A2A"/>
              </w:rPr>
              <w:t>Количество тест кейсов, которые еще необходимо выполнить в данной фазе тестирования.</w:t>
            </w:r>
          </w:p>
        </w:tc>
        <w:tc>
          <w:tcPr>
            <w:tcW w:w="1740" w:type="dxa"/>
            <w:shd w:val="clear" w:color="auto" w:fill="auto"/>
            <w:tcMar>
              <w:top w:w="56" w:type="dxa"/>
              <w:left w:w="56" w:type="dxa"/>
              <w:bottom w:w="56" w:type="dxa"/>
              <w:right w:w="56" w:type="dxa"/>
            </w:tcMar>
          </w:tcPr>
          <w:p w:rsidR="00550131" w:rsidRDefault="001F1620">
            <w:pPr>
              <w:tabs>
                <w:tab w:val="left" w:pos="3660"/>
              </w:tabs>
              <w:jc w:val="both"/>
              <w:rPr>
                <w:rFonts w:ascii="Times New Roman" w:eastAsia="Times New Roman" w:hAnsi="Times New Roman" w:cs="Times New Roman"/>
              </w:rPr>
            </w:pPr>
            <w:bookmarkStart w:id="104" w:name="_2u6wntf" w:colFirst="0" w:colLast="0"/>
            <w:bookmarkEnd w:id="104"/>
            <w:r>
              <w:rPr>
                <w:rFonts w:ascii="Times New Roman" w:eastAsia="Times New Roman" w:hAnsi="Times New Roman" w:cs="Times New Roman"/>
                <w:color w:val="2A2A2A"/>
              </w:rPr>
              <w:t>Not Run</w:t>
            </w:r>
          </w:p>
        </w:tc>
        <w:tc>
          <w:tcPr>
            <w:tcW w:w="2055" w:type="dxa"/>
            <w:vMerge/>
            <w:shd w:val="clear" w:color="auto" w:fill="auto"/>
            <w:tcMar>
              <w:top w:w="56" w:type="dxa"/>
              <w:left w:w="56" w:type="dxa"/>
              <w:bottom w:w="56" w:type="dxa"/>
              <w:right w:w="56" w:type="dxa"/>
            </w:tcMar>
          </w:tcPr>
          <w:p w:rsidR="00550131" w:rsidRDefault="00550131">
            <w:pPr>
              <w:tabs>
                <w:tab w:val="left" w:pos="1440"/>
              </w:tabs>
              <w:jc w:val="both"/>
              <w:rPr>
                <w:rFonts w:ascii="Times New Roman" w:eastAsia="Times New Roman" w:hAnsi="Times New Roman" w:cs="Times New Roman"/>
                <w:sz w:val="24"/>
                <w:szCs w:val="24"/>
              </w:rPr>
            </w:pPr>
          </w:p>
        </w:tc>
      </w:tr>
      <w:tr w:rsidR="00550131">
        <w:trPr>
          <w:trHeight w:val="440"/>
        </w:trPr>
        <w:tc>
          <w:tcPr>
            <w:tcW w:w="10515" w:type="dxa"/>
            <w:gridSpan w:val="6"/>
          </w:tcPr>
          <w:p w:rsidR="00550131" w:rsidRDefault="001F1620">
            <w:pPr>
              <w:jc w:val="center"/>
              <w:rPr>
                <w:rFonts w:ascii="Times New Roman" w:eastAsia="Times New Roman" w:hAnsi="Times New Roman" w:cs="Times New Roman"/>
              </w:rPr>
            </w:pPr>
            <w:r>
              <w:rPr>
                <w:rFonts w:ascii="Times New Roman" w:eastAsia="Times New Roman" w:hAnsi="Times New Roman" w:cs="Times New Roman"/>
                <w:b/>
              </w:rPr>
              <w:t>Внедрение и сопровождение</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Количество пропущенных дефектов в PROD</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rPr>
              <w:t>Данная метрика оценивает качество выпущенного в релиз функционала.</w:t>
            </w:r>
          </w:p>
        </w:tc>
        <w:tc>
          <w:tcPr>
            <w:tcW w:w="1725" w:type="dxa"/>
            <w:shd w:val="clear" w:color="auto" w:fill="auto"/>
            <w:tcMar>
              <w:top w:w="56" w:type="dxa"/>
              <w:left w:w="56" w:type="dxa"/>
              <w:bottom w:w="56" w:type="dxa"/>
              <w:right w:w="56" w:type="dxa"/>
            </w:tcMar>
          </w:tcPr>
          <w:p w:rsidR="00550131" w:rsidRDefault="001F1620">
            <w:pPr>
              <w:tabs>
                <w:tab w:val="left" w:pos="3660"/>
              </w:tabs>
              <w:jc w:val="both"/>
              <w:rPr>
                <w:rFonts w:ascii="Times New Roman" w:eastAsia="Times New Roman" w:hAnsi="Times New Roman" w:cs="Times New Roman"/>
              </w:rPr>
            </w:pPr>
            <w:r>
              <w:rPr>
                <w:rFonts w:ascii="Times New Roman" w:eastAsia="Times New Roman" w:hAnsi="Times New Roman" w:cs="Times New Roman"/>
                <w:color w:val="2A2A2A"/>
              </w:rPr>
              <w:t>Количество багов в пользовательской версии продукта.</w:t>
            </w: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Колличество багов, которые нашел пользователь либо заказчик. </w:t>
            </w:r>
          </w:p>
        </w:tc>
        <w:tc>
          <w:tcPr>
            <w:tcW w:w="1740" w:type="dxa"/>
            <w:shd w:val="clear" w:color="auto" w:fill="auto"/>
            <w:tcMar>
              <w:top w:w="56" w:type="dxa"/>
              <w:left w:w="56" w:type="dxa"/>
              <w:bottom w:w="56" w:type="dxa"/>
              <w:right w:w="56" w:type="dxa"/>
            </w:tcMar>
          </w:tcPr>
          <w:p w:rsidR="00550131" w:rsidRDefault="00550131">
            <w:pPr>
              <w:widowControl w:val="0"/>
              <w:jc w:val="both"/>
              <w:rPr>
                <w:rFonts w:ascii="Times New Roman" w:eastAsia="Times New Roman" w:hAnsi="Times New Roman" w:cs="Times New Roman"/>
              </w:rPr>
            </w:pP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Баги найденные в продакшене обычно считаются наиболее дорогими в исправлении. </w:t>
            </w:r>
          </w:p>
        </w:tc>
      </w:tr>
      <w:tr w:rsidR="00550131">
        <w:tc>
          <w:tcPr>
            <w:tcW w:w="1320" w:type="dxa"/>
            <w:shd w:val="clear" w:color="auto" w:fill="auto"/>
            <w:tcMar>
              <w:top w:w="56" w:type="dxa"/>
              <w:left w:w="56" w:type="dxa"/>
              <w:bottom w:w="56" w:type="dxa"/>
              <w:right w:w="56" w:type="dxa"/>
            </w:tcMar>
          </w:tcPr>
          <w:p w:rsidR="00550131" w:rsidRDefault="001F1620">
            <w:pPr>
              <w:jc w:val="both"/>
              <w:rPr>
                <w:rFonts w:ascii="Times New Roman" w:eastAsia="Times New Roman" w:hAnsi="Times New Roman" w:cs="Times New Roman"/>
              </w:rPr>
            </w:pPr>
            <w:r>
              <w:rPr>
                <w:rFonts w:ascii="Times New Roman" w:eastAsia="Times New Roman" w:hAnsi="Times New Roman" w:cs="Times New Roman"/>
              </w:rPr>
              <w:t>Удовлетворенность пользователей продуктом</w:t>
            </w:r>
          </w:p>
        </w:tc>
        <w:tc>
          <w:tcPr>
            <w:tcW w:w="17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i/>
              </w:rPr>
              <w:t>Измеряемая/</w:t>
            </w:r>
            <w:r>
              <w:rPr>
                <w:rFonts w:ascii="Times New Roman" w:eastAsia="Times New Roman" w:hAnsi="Times New Roman" w:cs="Times New Roman"/>
              </w:rPr>
              <w:t xml:space="preserve"> Полезна в оценке правильности разграничения командой важности функционала и вариантов решений. </w:t>
            </w:r>
          </w:p>
        </w:tc>
        <w:tc>
          <w:tcPr>
            <w:tcW w:w="172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Рейтинг продукта/качество продукта.</w:t>
            </w:r>
          </w:p>
        </w:tc>
        <w:tc>
          <w:tcPr>
            <w:tcW w:w="1920" w:type="dxa"/>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 xml:space="preserve">Опрос пользователей, рейтинг на площадках продаж и т.д. </w:t>
            </w:r>
          </w:p>
        </w:tc>
        <w:tc>
          <w:tcPr>
            <w:tcW w:w="1740"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Оценка от 1 до 5 звезд в App Store, количество лайков в соц сетях и т.д.</w:t>
            </w:r>
          </w:p>
        </w:tc>
        <w:tc>
          <w:tcPr>
            <w:tcW w:w="2055" w:type="dxa"/>
            <w:shd w:val="clear" w:color="auto" w:fill="auto"/>
            <w:tcMar>
              <w:top w:w="56" w:type="dxa"/>
              <w:left w:w="56" w:type="dxa"/>
              <w:bottom w:w="56" w:type="dxa"/>
              <w:right w:w="56" w:type="dxa"/>
            </w:tcMar>
          </w:tcPr>
          <w:p w:rsidR="00550131" w:rsidRDefault="001F1620">
            <w:pPr>
              <w:widowControl w:val="0"/>
              <w:jc w:val="both"/>
              <w:rPr>
                <w:rFonts w:ascii="Times New Roman" w:eastAsia="Times New Roman" w:hAnsi="Times New Roman" w:cs="Times New Roman"/>
              </w:rPr>
            </w:pPr>
            <w:r>
              <w:rPr>
                <w:rFonts w:ascii="Times New Roman" w:eastAsia="Times New Roman" w:hAnsi="Times New Roman" w:cs="Times New Roman"/>
              </w:rPr>
              <w:t>Метрика определяет удовлетворенность пользователя продуктом, соответствует его ожиданиям.</w:t>
            </w:r>
          </w:p>
        </w:tc>
      </w:tr>
    </w:tbl>
    <w:p w:rsidR="00550131" w:rsidRDefault="001F162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Источник: собственная разработка автора на основе [11]</w:t>
      </w:r>
    </w:p>
    <w:p w:rsidR="002B5520" w:rsidRDefault="002B5520">
      <w:pPr>
        <w:widowControl w:val="0"/>
        <w:spacing w:after="0" w:line="360" w:lineRule="auto"/>
        <w:rPr>
          <w:rFonts w:ascii="Times New Roman" w:eastAsia="Times New Roman" w:hAnsi="Times New Roman" w:cs="Times New Roman"/>
          <w:sz w:val="28"/>
          <w:szCs w:val="28"/>
        </w:rPr>
      </w:pPr>
    </w:p>
    <w:p w:rsidR="00550131" w:rsidRDefault="001F1620" w:rsidP="002B5520">
      <w:pPr>
        <w:pStyle w:val="2"/>
        <w:spacing w:before="0" w:line="360" w:lineRule="auto"/>
        <w:ind w:firstLine="720"/>
        <w:rPr>
          <w:rFonts w:ascii="Times New Roman" w:eastAsia="Times New Roman" w:hAnsi="Times New Roman" w:cs="Times New Roman"/>
          <w:b/>
          <w:color w:val="000000"/>
          <w:sz w:val="32"/>
          <w:szCs w:val="32"/>
        </w:rPr>
      </w:pPr>
      <w:bookmarkStart w:id="105" w:name="_Toc12283058"/>
      <w:r>
        <w:rPr>
          <w:rFonts w:ascii="Times New Roman" w:eastAsia="Times New Roman" w:hAnsi="Times New Roman" w:cs="Times New Roman"/>
          <w:b/>
          <w:color w:val="000000"/>
          <w:sz w:val="32"/>
          <w:szCs w:val="32"/>
        </w:rPr>
        <w:t>2.4</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color w:val="000000"/>
          <w:sz w:val="32"/>
          <w:szCs w:val="32"/>
        </w:rPr>
        <w:t>Пример вычисления значений расчетных метрик для проекта “Реализации БД “</w:t>
      </w:r>
      <w:r>
        <w:rPr>
          <w:rFonts w:ascii="Times New Roman" w:eastAsia="Times New Roman" w:hAnsi="Times New Roman" w:cs="Times New Roman"/>
          <w:b/>
          <w:color w:val="282828"/>
          <w:sz w:val="32"/>
          <w:szCs w:val="32"/>
          <w:highlight w:val="white"/>
        </w:rPr>
        <w:t>Опыт реализованных проектов</w:t>
      </w:r>
      <w:r>
        <w:rPr>
          <w:rFonts w:ascii="Times New Roman" w:eastAsia="Times New Roman" w:hAnsi="Times New Roman" w:cs="Times New Roman"/>
          <w:b/>
          <w:color w:val="000000"/>
          <w:sz w:val="32"/>
          <w:szCs w:val="32"/>
        </w:rPr>
        <w:t>”</w:t>
      </w:r>
      <w:bookmarkEnd w:id="105"/>
    </w:p>
    <w:p w:rsidR="00550131" w:rsidRDefault="00550131" w:rsidP="002B5520">
      <w:pPr>
        <w:spacing w:after="0" w:line="360" w:lineRule="auto"/>
      </w:pP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06" w:name="_3tbugp1" w:colFirst="0" w:colLast="0"/>
      <w:bookmarkEnd w:id="106"/>
      <w:r>
        <w:rPr>
          <w:rFonts w:ascii="Times New Roman" w:eastAsia="Times New Roman" w:hAnsi="Times New Roman" w:cs="Times New Roman"/>
          <w:color w:val="282828"/>
          <w:sz w:val="28"/>
          <w:szCs w:val="28"/>
          <w:highlight w:val="white"/>
        </w:rPr>
        <w:t xml:space="preserve">В данном разделе продемонстрируем расчет метрик для условного проекта “Реализация БД “Опыт реализованных проектов”. </w:t>
      </w:r>
    </w:p>
    <w:p w:rsidR="00550131" w:rsidRPr="001F1620" w:rsidRDefault="00550131" w:rsidP="002B5520">
      <w:pPr>
        <w:spacing w:after="0"/>
      </w:pPr>
      <w:bookmarkStart w:id="107" w:name="_f8zad7ffbr5e" w:colFirst="0" w:colLast="0"/>
      <w:bookmarkEnd w:id="107"/>
    </w:p>
    <w:p w:rsidR="00550131" w:rsidRDefault="001F1620">
      <w:pPr>
        <w:pStyle w:val="2"/>
        <w:spacing w:line="360" w:lineRule="auto"/>
        <w:ind w:firstLine="720"/>
        <w:rPr>
          <w:rFonts w:ascii="Times New Roman" w:eastAsia="Times New Roman" w:hAnsi="Times New Roman" w:cs="Times New Roman"/>
          <w:b/>
          <w:color w:val="000000"/>
          <w:sz w:val="28"/>
          <w:szCs w:val="28"/>
        </w:rPr>
      </w:pPr>
      <w:bookmarkStart w:id="108" w:name="_Toc12283059"/>
      <w:r>
        <w:rPr>
          <w:rFonts w:ascii="Times New Roman" w:eastAsia="Times New Roman" w:hAnsi="Times New Roman" w:cs="Times New Roman"/>
          <w:b/>
          <w:color w:val="000000"/>
          <w:sz w:val="28"/>
          <w:szCs w:val="28"/>
        </w:rPr>
        <w:lastRenderedPageBreak/>
        <w:t>2.4.1 Описание проекта</w:t>
      </w:r>
      <w:bookmarkEnd w:id="108"/>
    </w:p>
    <w:p w:rsidR="002B5520" w:rsidRPr="002B5520" w:rsidRDefault="002B5520" w:rsidP="002B5520">
      <w:pPr>
        <w:spacing w:after="0"/>
      </w:pP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109" w:name="_nmf14n" w:colFirst="0" w:colLast="0"/>
      <w:bookmarkEnd w:id="109"/>
      <w:r>
        <w:rPr>
          <w:rFonts w:ascii="Times New Roman" w:eastAsia="Times New Roman" w:hAnsi="Times New Roman" w:cs="Times New Roman"/>
          <w:b/>
          <w:color w:val="282828"/>
          <w:sz w:val="28"/>
          <w:szCs w:val="28"/>
          <w:highlight w:val="white"/>
        </w:rPr>
        <w:t>Этап начальной разработки БД:</w:t>
      </w:r>
    </w:p>
    <w:p w:rsidR="00550131" w:rsidRDefault="001F1620">
      <w:pPr>
        <w:numPr>
          <w:ilvl w:val="0"/>
          <w:numId w:val="12"/>
        </w:numPr>
        <w:spacing w:after="0" w:line="276" w:lineRule="auto"/>
        <w:jc w:val="both"/>
        <w:rPr>
          <w:rFonts w:ascii="Times New Roman" w:eastAsia="Times New Roman" w:hAnsi="Times New Roman" w:cs="Times New Roman"/>
          <w:color w:val="282828"/>
          <w:sz w:val="28"/>
          <w:szCs w:val="28"/>
          <w:highlight w:val="white"/>
        </w:rPr>
      </w:pPr>
      <w:bookmarkStart w:id="110" w:name="_37m2jsg" w:colFirst="0" w:colLast="0"/>
      <w:bookmarkEnd w:id="110"/>
      <w:r>
        <w:rPr>
          <w:rFonts w:ascii="Times New Roman" w:eastAsia="Times New Roman" w:hAnsi="Times New Roman" w:cs="Times New Roman"/>
          <w:color w:val="282828"/>
          <w:sz w:val="28"/>
          <w:szCs w:val="28"/>
          <w:highlight w:val="white"/>
        </w:rPr>
        <w:t>анализ деятельности компании-заказчик информационной системы;</w:t>
      </w:r>
    </w:p>
    <w:p w:rsidR="00550131" w:rsidRDefault="001F1620">
      <w:pPr>
        <w:numPr>
          <w:ilvl w:val="0"/>
          <w:numId w:val="12"/>
        </w:numPr>
        <w:spacing w:after="0" w:line="276" w:lineRule="auto"/>
        <w:jc w:val="both"/>
        <w:rPr>
          <w:rFonts w:ascii="Times New Roman" w:eastAsia="Times New Roman" w:hAnsi="Times New Roman" w:cs="Times New Roman"/>
          <w:color w:val="282828"/>
          <w:sz w:val="28"/>
          <w:szCs w:val="28"/>
          <w:highlight w:val="white"/>
        </w:rPr>
      </w:pPr>
      <w:bookmarkStart w:id="111" w:name="_1mrcu09" w:colFirst="0" w:colLast="0"/>
      <w:bookmarkEnd w:id="111"/>
      <w:r>
        <w:rPr>
          <w:rFonts w:ascii="Times New Roman" w:eastAsia="Times New Roman" w:hAnsi="Times New Roman" w:cs="Times New Roman"/>
          <w:color w:val="282828"/>
          <w:sz w:val="28"/>
          <w:szCs w:val="28"/>
          <w:highlight w:val="white"/>
        </w:rPr>
        <w:t>анализ структуры компании;</w:t>
      </w:r>
    </w:p>
    <w:p w:rsidR="00550131" w:rsidRDefault="001F1620">
      <w:pPr>
        <w:numPr>
          <w:ilvl w:val="0"/>
          <w:numId w:val="12"/>
        </w:numPr>
        <w:spacing w:after="0" w:line="276" w:lineRule="auto"/>
        <w:jc w:val="both"/>
        <w:rPr>
          <w:rFonts w:ascii="Times New Roman" w:eastAsia="Times New Roman" w:hAnsi="Times New Roman" w:cs="Times New Roman"/>
          <w:color w:val="282828"/>
          <w:sz w:val="28"/>
          <w:szCs w:val="28"/>
          <w:highlight w:val="white"/>
        </w:rPr>
      </w:pPr>
      <w:bookmarkStart w:id="112" w:name="_46r0co2" w:colFirst="0" w:colLast="0"/>
      <w:bookmarkEnd w:id="112"/>
      <w:r>
        <w:rPr>
          <w:rFonts w:ascii="Times New Roman" w:eastAsia="Times New Roman" w:hAnsi="Times New Roman" w:cs="Times New Roman"/>
          <w:color w:val="282828"/>
          <w:sz w:val="28"/>
          <w:szCs w:val="28"/>
          <w:highlight w:val="white"/>
        </w:rPr>
        <w:t>спецификация требований;</w:t>
      </w:r>
    </w:p>
    <w:p w:rsidR="00550131" w:rsidRDefault="001F1620">
      <w:pPr>
        <w:numPr>
          <w:ilvl w:val="0"/>
          <w:numId w:val="12"/>
        </w:numPr>
        <w:spacing w:after="0" w:line="276" w:lineRule="auto"/>
        <w:jc w:val="both"/>
        <w:rPr>
          <w:rFonts w:ascii="Times New Roman" w:eastAsia="Times New Roman" w:hAnsi="Times New Roman" w:cs="Times New Roman"/>
          <w:color w:val="282828"/>
          <w:sz w:val="28"/>
          <w:szCs w:val="28"/>
          <w:highlight w:val="white"/>
        </w:rPr>
      </w:pPr>
      <w:bookmarkStart w:id="113" w:name="_2lwamvv" w:colFirst="0" w:colLast="0"/>
      <w:bookmarkEnd w:id="113"/>
      <w:r>
        <w:rPr>
          <w:rFonts w:ascii="Times New Roman" w:eastAsia="Times New Roman" w:hAnsi="Times New Roman" w:cs="Times New Roman"/>
          <w:color w:val="282828"/>
          <w:sz w:val="28"/>
          <w:szCs w:val="28"/>
          <w:highlight w:val="white"/>
        </w:rPr>
        <w:t>определение целей;</w:t>
      </w:r>
    </w:p>
    <w:p w:rsidR="00550131" w:rsidRDefault="001F1620">
      <w:pPr>
        <w:numPr>
          <w:ilvl w:val="0"/>
          <w:numId w:val="12"/>
        </w:numPr>
        <w:spacing w:after="0" w:line="276" w:lineRule="auto"/>
        <w:jc w:val="both"/>
        <w:rPr>
          <w:rFonts w:ascii="Times New Roman" w:eastAsia="Times New Roman" w:hAnsi="Times New Roman" w:cs="Times New Roman"/>
          <w:color w:val="282828"/>
          <w:sz w:val="28"/>
          <w:szCs w:val="28"/>
          <w:highlight w:val="white"/>
        </w:rPr>
      </w:pPr>
      <w:bookmarkStart w:id="114" w:name="_111kx3o" w:colFirst="0" w:colLast="0"/>
      <w:bookmarkEnd w:id="114"/>
      <w:r>
        <w:rPr>
          <w:rFonts w:ascii="Times New Roman" w:eastAsia="Times New Roman" w:hAnsi="Times New Roman" w:cs="Times New Roman"/>
          <w:color w:val="282828"/>
          <w:sz w:val="28"/>
          <w:szCs w:val="28"/>
          <w:highlight w:val="white"/>
        </w:rPr>
        <w:t>сферы применения;</w:t>
      </w:r>
    </w:p>
    <w:p w:rsidR="00550131" w:rsidRDefault="001F1620">
      <w:pPr>
        <w:numPr>
          <w:ilvl w:val="0"/>
          <w:numId w:val="12"/>
        </w:numPr>
        <w:spacing w:after="0" w:line="276" w:lineRule="auto"/>
        <w:jc w:val="both"/>
        <w:rPr>
          <w:rFonts w:ascii="Times New Roman" w:eastAsia="Times New Roman" w:hAnsi="Times New Roman" w:cs="Times New Roman"/>
          <w:color w:val="282828"/>
          <w:sz w:val="28"/>
          <w:szCs w:val="28"/>
          <w:highlight w:val="white"/>
        </w:rPr>
      </w:pPr>
      <w:bookmarkStart w:id="115" w:name="_3l18frh" w:colFirst="0" w:colLast="0"/>
      <w:bookmarkEnd w:id="115"/>
      <w:r>
        <w:rPr>
          <w:rFonts w:ascii="Times New Roman" w:eastAsia="Times New Roman" w:hAnsi="Times New Roman" w:cs="Times New Roman"/>
          <w:color w:val="282828"/>
          <w:sz w:val="28"/>
          <w:szCs w:val="28"/>
          <w:highlight w:val="white"/>
        </w:rPr>
        <w:t>границы возможностей.</w:t>
      </w:r>
    </w:p>
    <w:p w:rsidR="00550131" w:rsidRDefault="001F1620" w:rsidP="002B5520">
      <w:pPr>
        <w:spacing w:after="0" w:line="276" w:lineRule="auto"/>
        <w:ind w:firstLine="720"/>
        <w:jc w:val="both"/>
        <w:rPr>
          <w:rFonts w:ascii="Times New Roman" w:eastAsia="Times New Roman" w:hAnsi="Times New Roman" w:cs="Times New Roman"/>
          <w:b/>
          <w:color w:val="282828"/>
          <w:sz w:val="28"/>
          <w:szCs w:val="28"/>
          <w:highlight w:val="white"/>
        </w:rPr>
      </w:pPr>
      <w:bookmarkStart w:id="116" w:name="_206ipza" w:colFirst="0" w:colLast="0"/>
      <w:bookmarkEnd w:id="116"/>
      <w:r>
        <w:rPr>
          <w:rFonts w:ascii="Times New Roman" w:eastAsia="Times New Roman" w:hAnsi="Times New Roman" w:cs="Times New Roman"/>
          <w:b/>
          <w:color w:val="282828"/>
          <w:sz w:val="28"/>
          <w:szCs w:val="28"/>
          <w:highlight w:val="white"/>
        </w:rPr>
        <w:t>Концептуальное проектирование базы данных</w:t>
      </w:r>
    </w:p>
    <w:p w:rsidR="00550131" w:rsidRDefault="001F1620">
      <w:pPr>
        <w:numPr>
          <w:ilvl w:val="0"/>
          <w:numId w:val="11"/>
        </w:numPr>
        <w:spacing w:after="0" w:line="276" w:lineRule="auto"/>
        <w:jc w:val="both"/>
        <w:rPr>
          <w:rFonts w:ascii="Times New Roman" w:eastAsia="Times New Roman" w:hAnsi="Times New Roman" w:cs="Times New Roman"/>
          <w:color w:val="282828"/>
          <w:sz w:val="28"/>
          <w:szCs w:val="28"/>
          <w:highlight w:val="white"/>
        </w:rPr>
      </w:pPr>
      <w:bookmarkStart w:id="117" w:name="_4k668n3" w:colFirst="0" w:colLast="0"/>
      <w:bookmarkEnd w:id="117"/>
      <w:r>
        <w:rPr>
          <w:rFonts w:ascii="Times New Roman" w:eastAsia="Times New Roman" w:hAnsi="Times New Roman" w:cs="Times New Roman"/>
          <w:color w:val="282828"/>
          <w:sz w:val="28"/>
          <w:szCs w:val="28"/>
          <w:highlight w:val="white"/>
        </w:rPr>
        <w:t>Анализ требований к базе данных, выявление представлений конечных пользователей и требований к обработке транзакций;</w:t>
      </w:r>
    </w:p>
    <w:p w:rsidR="00550131" w:rsidRDefault="001F1620">
      <w:pPr>
        <w:numPr>
          <w:ilvl w:val="0"/>
          <w:numId w:val="11"/>
        </w:numPr>
        <w:spacing w:after="0" w:line="276" w:lineRule="auto"/>
        <w:jc w:val="both"/>
        <w:rPr>
          <w:rFonts w:ascii="Times New Roman" w:eastAsia="Times New Roman" w:hAnsi="Times New Roman" w:cs="Times New Roman"/>
          <w:color w:val="282828"/>
          <w:sz w:val="28"/>
          <w:szCs w:val="28"/>
          <w:highlight w:val="white"/>
        </w:rPr>
      </w:pPr>
      <w:bookmarkStart w:id="118" w:name="_2zbgiuw" w:colFirst="0" w:colLast="0"/>
      <w:bookmarkEnd w:id="118"/>
      <w:r>
        <w:rPr>
          <w:rFonts w:ascii="Times New Roman" w:eastAsia="Times New Roman" w:hAnsi="Times New Roman" w:cs="Times New Roman"/>
          <w:color w:val="282828"/>
          <w:sz w:val="28"/>
          <w:szCs w:val="28"/>
          <w:highlight w:val="white"/>
        </w:rPr>
        <w:t>Определение сущностей, атрибутов и связей;</w:t>
      </w:r>
    </w:p>
    <w:p w:rsidR="00550131" w:rsidRDefault="001F1620">
      <w:pPr>
        <w:numPr>
          <w:ilvl w:val="0"/>
          <w:numId w:val="11"/>
        </w:numPr>
        <w:spacing w:after="0" w:line="276" w:lineRule="auto"/>
        <w:jc w:val="both"/>
        <w:rPr>
          <w:rFonts w:ascii="Times New Roman" w:eastAsia="Times New Roman" w:hAnsi="Times New Roman" w:cs="Times New Roman"/>
          <w:color w:val="282828"/>
          <w:sz w:val="28"/>
          <w:szCs w:val="28"/>
          <w:highlight w:val="white"/>
        </w:rPr>
      </w:pPr>
      <w:bookmarkStart w:id="119" w:name="_1egqt2p" w:colFirst="0" w:colLast="0"/>
      <w:bookmarkEnd w:id="119"/>
      <w:r>
        <w:rPr>
          <w:rFonts w:ascii="Times New Roman" w:eastAsia="Times New Roman" w:hAnsi="Times New Roman" w:cs="Times New Roman"/>
          <w:color w:val="282828"/>
          <w:sz w:val="28"/>
          <w:szCs w:val="28"/>
          <w:highlight w:val="white"/>
        </w:rPr>
        <w:t>Разработка ER-диаграмм (от ER - Entity-Relationship - Сущность-Связь);</w:t>
      </w:r>
    </w:p>
    <w:p w:rsidR="00550131" w:rsidRDefault="001F1620">
      <w:pPr>
        <w:numPr>
          <w:ilvl w:val="0"/>
          <w:numId w:val="11"/>
        </w:numPr>
        <w:spacing w:after="0" w:line="276" w:lineRule="auto"/>
        <w:jc w:val="both"/>
        <w:rPr>
          <w:rFonts w:ascii="Times New Roman" w:eastAsia="Times New Roman" w:hAnsi="Times New Roman" w:cs="Times New Roman"/>
          <w:color w:val="282828"/>
          <w:sz w:val="28"/>
          <w:szCs w:val="28"/>
          <w:highlight w:val="white"/>
        </w:rPr>
      </w:pPr>
      <w:bookmarkStart w:id="120" w:name="_3ygebqi" w:colFirst="0" w:colLast="0"/>
      <w:bookmarkEnd w:id="120"/>
      <w:r>
        <w:rPr>
          <w:rFonts w:ascii="Times New Roman" w:eastAsia="Times New Roman" w:hAnsi="Times New Roman" w:cs="Times New Roman"/>
          <w:color w:val="282828"/>
          <w:sz w:val="28"/>
          <w:szCs w:val="28"/>
          <w:highlight w:val="white"/>
        </w:rPr>
        <w:t>Нормализация;</w:t>
      </w:r>
    </w:p>
    <w:p w:rsidR="00550131" w:rsidRDefault="001F1620">
      <w:pPr>
        <w:numPr>
          <w:ilvl w:val="0"/>
          <w:numId w:val="11"/>
        </w:numPr>
        <w:spacing w:after="0" w:line="276" w:lineRule="auto"/>
        <w:jc w:val="both"/>
        <w:rPr>
          <w:rFonts w:ascii="Times New Roman" w:eastAsia="Times New Roman" w:hAnsi="Times New Roman" w:cs="Times New Roman"/>
          <w:color w:val="282828"/>
          <w:sz w:val="28"/>
          <w:szCs w:val="28"/>
          <w:highlight w:val="white"/>
        </w:rPr>
      </w:pPr>
      <w:bookmarkStart w:id="121" w:name="_2dlolyb" w:colFirst="0" w:colLast="0"/>
      <w:bookmarkEnd w:id="121"/>
      <w:r>
        <w:rPr>
          <w:rFonts w:ascii="Times New Roman" w:eastAsia="Times New Roman" w:hAnsi="Times New Roman" w:cs="Times New Roman"/>
          <w:color w:val="282828"/>
          <w:sz w:val="28"/>
          <w:szCs w:val="28"/>
          <w:highlight w:val="white"/>
        </w:rPr>
        <w:t>Проверка модели данных, выявление основных процессов (правила ввода, обновления и удаления данных);</w:t>
      </w:r>
    </w:p>
    <w:p w:rsidR="00550131" w:rsidRDefault="001F1620">
      <w:pPr>
        <w:numPr>
          <w:ilvl w:val="0"/>
          <w:numId w:val="11"/>
        </w:numPr>
        <w:spacing w:after="0" w:line="276" w:lineRule="auto"/>
        <w:jc w:val="both"/>
        <w:rPr>
          <w:rFonts w:ascii="Times New Roman" w:eastAsia="Times New Roman" w:hAnsi="Times New Roman" w:cs="Times New Roman"/>
          <w:color w:val="282828"/>
          <w:sz w:val="28"/>
          <w:szCs w:val="28"/>
          <w:highlight w:val="white"/>
        </w:rPr>
      </w:pPr>
      <w:bookmarkStart w:id="122" w:name="_sqyw64" w:colFirst="0" w:colLast="0"/>
      <w:bookmarkEnd w:id="122"/>
      <w:r>
        <w:rPr>
          <w:rFonts w:ascii="Times New Roman" w:eastAsia="Times New Roman" w:hAnsi="Times New Roman" w:cs="Times New Roman"/>
          <w:color w:val="282828"/>
          <w:sz w:val="28"/>
          <w:szCs w:val="28"/>
          <w:highlight w:val="white"/>
        </w:rPr>
        <w:t>Проверка отчетов, запросов, представлений, целостности, совместного использования и безопасности.</w:t>
      </w: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123" w:name="_3cqmetx" w:colFirst="0" w:colLast="0"/>
      <w:bookmarkEnd w:id="123"/>
      <w:r>
        <w:rPr>
          <w:rFonts w:ascii="Times New Roman" w:eastAsia="Times New Roman" w:hAnsi="Times New Roman" w:cs="Times New Roman"/>
          <w:b/>
          <w:color w:val="282828"/>
          <w:sz w:val="28"/>
          <w:szCs w:val="28"/>
          <w:highlight w:val="white"/>
        </w:rPr>
        <w:t>Анализ предметной области.</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24" w:name="_1rvwp1q" w:colFirst="0" w:colLast="0"/>
      <w:bookmarkEnd w:id="124"/>
      <w:r>
        <w:rPr>
          <w:rFonts w:ascii="Times New Roman" w:eastAsia="Times New Roman" w:hAnsi="Times New Roman" w:cs="Times New Roman"/>
          <w:color w:val="282828"/>
          <w:sz w:val="28"/>
          <w:szCs w:val="28"/>
          <w:highlight w:val="white"/>
        </w:rPr>
        <w:t xml:space="preserve">Компания-заказчик информационной системы, использующей базу данных </w:t>
      </w:r>
      <w:r>
        <w:rPr>
          <w:rFonts w:ascii="Times New Roman" w:eastAsia="Times New Roman" w:hAnsi="Times New Roman" w:cs="Times New Roman"/>
          <w:color w:val="222222"/>
          <w:sz w:val="28"/>
          <w:szCs w:val="28"/>
          <w:highlight w:val="white"/>
        </w:rPr>
        <w:t>–</w:t>
      </w:r>
      <w:r>
        <w:rPr>
          <w:rFonts w:ascii="Times New Roman" w:eastAsia="Times New Roman" w:hAnsi="Times New Roman" w:cs="Times New Roman"/>
          <w:color w:val="282828"/>
          <w:sz w:val="28"/>
          <w:szCs w:val="28"/>
          <w:highlight w:val="white"/>
        </w:rPr>
        <w:t xml:space="preserve"> ИТ-компания, осуществляет аутсорсинговые услуги по разработке и тестированию программного обеспечения, сервисной поддержки программных продуктов, модернизации и интеграции бизнес-приложений.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25" w:name="_4bvk7pj" w:colFirst="0" w:colLast="0"/>
      <w:bookmarkEnd w:id="125"/>
      <w:r>
        <w:rPr>
          <w:rFonts w:ascii="Times New Roman" w:eastAsia="Times New Roman" w:hAnsi="Times New Roman" w:cs="Times New Roman"/>
          <w:color w:val="282828"/>
          <w:sz w:val="28"/>
          <w:szCs w:val="28"/>
          <w:highlight w:val="white"/>
        </w:rPr>
        <w:t xml:space="preserve">Компания владеет несколькими офисами, которые подключены в единую информационную сеть. Компания ведет различные проекты по разработке программных решений для разных заказчиков.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26" w:name="_2r0uhxc" w:colFirst="0" w:colLast="0"/>
      <w:bookmarkEnd w:id="126"/>
      <w:r>
        <w:rPr>
          <w:rFonts w:ascii="Times New Roman" w:eastAsia="Times New Roman" w:hAnsi="Times New Roman" w:cs="Times New Roman"/>
          <w:color w:val="282828"/>
          <w:sz w:val="28"/>
          <w:szCs w:val="28"/>
          <w:highlight w:val="white"/>
        </w:rPr>
        <w:t xml:space="preserve">В любом из офисов сети каждый член компании должен иметь возможность доступа к БД. Пользователями системы являются член компании или команды, который должен иметь возможность внесения информации о текущем проекте в любое время. Также он должен иметь возможность получения информации о уже внесенных проектах. Подключение к БД должно осуществляться с помощью логина и пароля, доступ к БД должен быть только у сотрудников компании.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27" w:name="_1664s55" w:colFirst="0" w:colLast="0"/>
      <w:bookmarkEnd w:id="127"/>
      <w:r>
        <w:rPr>
          <w:rFonts w:ascii="Times New Roman" w:eastAsia="Times New Roman" w:hAnsi="Times New Roman" w:cs="Times New Roman"/>
          <w:color w:val="282828"/>
          <w:sz w:val="28"/>
          <w:szCs w:val="28"/>
          <w:highlight w:val="white"/>
        </w:rPr>
        <w:t>К разработанной БД должна быть возможность подключения систем, направленных на управление процессам тестирования</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28" w:name="_3q5sasy" w:colFirst="0" w:colLast="0"/>
      <w:bookmarkEnd w:id="128"/>
      <w:r>
        <w:rPr>
          <w:rFonts w:ascii="Times New Roman" w:eastAsia="Times New Roman" w:hAnsi="Times New Roman" w:cs="Times New Roman"/>
          <w:color w:val="282828"/>
          <w:sz w:val="28"/>
          <w:szCs w:val="28"/>
          <w:highlight w:val="white"/>
        </w:rPr>
        <w:lastRenderedPageBreak/>
        <w:t>Требуемыми функциями системы, использующей базу данных, являются:</w:t>
      </w:r>
    </w:p>
    <w:p w:rsidR="00550131" w:rsidRDefault="001F1620">
      <w:pPr>
        <w:numPr>
          <w:ilvl w:val="0"/>
          <w:numId w:val="13"/>
        </w:numPr>
        <w:spacing w:after="0" w:line="276" w:lineRule="auto"/>
        <w:jc w:val="both"/>
        <w:rPr>
          <w:rFonts w:ascii="Times New Roman" w:eastAsia="Times New Roman" w:hAnsi="Times New Roman" w:cs="Times New Roman"/>
          <w:color w:val="282828"/>
          <w:sz w:val="28"/>
          <w:szCs w:val="28"/>
          <w:highlight w:val="white"/>
        </w:rPr>
      </w:pPr>
      <w:bookmarkStart w:id="129" w:name="_25b2l0r" w:colFirst="0" w:colLast="0"/>
      <w:bookmarkEnd w:id="129"/>
      <w:r>
        <w:rPr>
          <w:rFonts w:ascii="Times New Roman" w:eastAsia="Times New Roman" w:hAnsi="Times New Roman" w:cs="Times New Roman"/>
          <w:color w:val="282828"/>
          <w:sz w:val="28"/>
          <w:szCs w:val="28"/>
          <w:highlight w:val="white"/>
        </w:rPr>
        <w:t>регистрация пользователя в системе;</w:t>
      </w:r>
    </w:p>
    <w:p w:rsidR="00550131" w:rsidRDefault="001F1620">
      <w:pPr>
        <w:numPr>
          <w:ilvl w:val="0"/>
          <w:numId w:val="13"/>
        </w:numPr>
        <w:spacing w:after="0" w:line="276" w:lineRule="auto"/>
        <w:jc w:val="both"/>
        <w:rPr>
          <w:rFonts w:ascii="Times New Roman" w:eastAsia="Times New Roman" w:hAnsi="Times New Roman" w:cs="Times New Roman"/>
          <w:color w:val="282828"/>
          <w:sz w:val="28"/>
          <w:szCs w:val="28"/>
          <w:highlight w:val="white"/>
        </w:rPr>
      </w:pPr>
      <w:bookmarkStart w:id="130" w:name="_kgcv8k" w:colFirst="0" w:colLast="0"/>
      <w:bookmarkEnd w:id="130"/>
      <w:r>
        <w:rPr>
          <w:rFonts w:ascii="Times New Roman" w:eastAsia="Times New Roman" w:hAnsi="Times New Roman" w:cs="Times New Roman"/>
          <w:color w:val="282828"/>
          <w:sz w:val="28"/>
          <w:szCs w:val="28"/>
          <w:highlight w:val="white"/>
        </w:rPr>
        <w:t>выбор характеристик разрабатываемого программного продукта;</w:t>
      </w:r>
    </w:p>
    <w:p w:rsidR="00550131" w:rsidRDefault="001F1620">
      <w:pPr>
        <w:numPr>
          <w:ilvl w:val="0"/>
          <w:numId w:val="13"/>
        </w:numPr>
        <w:spacing w:after="0" w:line="276" w:lineRule="auto"/>
        <w:jc w:val="both"/>
        <w:rPr>
          <w:rFonts w:ascii="Times New Roman" w:eastAsia="Times New Roman" w:hAnsi="Times New Roman" w:cs="Times New Roman"/>
          <w:color w:val="282828"/>
          <w:sz w:val="28"/>
          <w:szCs w:val="28"/>
          <w:highlight w:val="white"/>
        </w:rPr>
      </w:pPr>
      <w:bookmarkStart w:id="131" w:name="_34g0dwd" w:colFirst="0" w:colLast="0"/>
      <w:bookmarkEnd w:id="131"/>
      <w:r>
        <w:rPr>
          <w:rFonts w:ascii="Times New Roman" w:eastAsia="Times New Roman" w:hAnsi="Times New Roman" w:cs="Times New Roman"/>
          <w:color w:val="282828"/>
          <w:sz w:val="28"/>
          <w:szCs w:val="28"/>
          <w:highlight w:val="white"/>
        </w:rPr>
        <w:t>постройка рекомендаций по стратегии тестирования, основанного на уже реализованных проектов (данные из БД);</w:t>
      </w:r>
    </w:p>
    <w:p w:rsidR="00550131" w:rsidRDefault="001F1620">
      <w:pPr>
        <w:numPr>
          <w:ilvl w:val="0"/>
          <w:numId w:val="13"/>
        </w:numPr>
        <w:spacing w:after="0" w:line="276" w:lineRule="auto"/>
        <w:jc w:val="both"/>
        <w:rPr>
          <w:rFonts w:ascii="Times New Roman" w:eastAsia="Times New Roman" w:hAnsi="Times New Roman" w:cs="Times New Roman"/>
          <w:color w:val="282828"/>
          <w:sz w:val="28"/>
          <w:szCs w:val="28"/>
          <w:highlight w:val="white"/>
        </w:rPr>
      </w:pPr>
      <w:bookmarkStart w:id="132" w:name="_1jlao46" w:colFirst="0" w:colLast="0"/>
      <w:bookmarkEnd w:id="132"/>
      <w:r>
        <w:rPr>
          <w:rFonts w:ascii="Times New Roman" w:eastAsia="Times New Roman" w:hAnsi="Times New Roman" w:cs="Times New Roman"/>
          <w:color w:val="282828"/>
          <w:sz w:val="28"/>
          <w:szCs w:val="28"/>
          <w:highlight w:val="white"/>
        </w:rPr>
        <w:t>статистический и сравнительный анализ данных о реализованных проектах.</w:t>
      </w: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133" w:name="_43ky6rz" w:colFirst="0" w:colLast="0"/>
      <w:bookmarkEnd w:id="133"/>
      <w:r>
        <w:rPr>
          <w:rFonts w:ascii="Times New Roman" w:eastAsia="Times New Roman" w:hAnsi="Times New Roman" w:cs="Times New Roman"/>
          <w:b/>
          <w:color w:val="282828"/>
          <w:sz w:val="28"/>
          <w:szCs w:val="28"/>
          <w:highlight w:val="white"/>
        </w:rPr>
        <w:t xml:space="preserve">Требования к БД.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34" w:name="_2iq8gzs" w:colFirst="0" w:colLast="0"/>
      <w:bookmarkEnd w:id="134"/>
      <w:r>
        <w:rPr>
          <w:rFonts w:ascii="Times New Roman" w:eastAsia="Times New Roman" w:hAnsi="Times New Roman" w:cs="Times New Roman"/>
          <w:color w:val="282828"/>
          <w:sz w:val="28"/>
          <w:szCs w:val="28"/>
          <w:highlight w:val="white"/>
        </w:rPr>
        <w:t>БД “Опыт реализованных проектов” должна обладать минимальным набором сущностей, атрибутов и связей, описанных в пункте 2.3. Также в базе данных создаваемой информационной системы все таблицы должны находиться в третьей нормальной форме.</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35" w:name="_xvir7l" w:colFirst="0" w:colLast="0"/>
      <w:bookmarkEnd w:id="135"/>
      <w:r>
        <w:rPr>
          <w:rFonts w:ascii="Times New Roman" w:eastAsia="Times New Roman" w:hAnsi="Times New Roman" w:cs="Times New Roman"/>
          <w:color w:val="282828"/>
          <w:sz w:val="28"/>
          <w:szCs w:val="28"/>
          <w:highlight w:val="white"/>
        </w:rPr>
        <w:t>БД должна позволять работать со следующими запросами и отчетами</w:t>
      </w:r>
      <w:r>
        <w:rPr>
          <w:rFonts w:ascii="Times New Roman" w:eastAsia="Times New Roman" w:hAnsi="Times New Roman" w:cs="Times New Roman"/>
          <w:b/>
          <w:color w:val="282828"/>
          <w:sz w:val="28"/>
          <w:szCs w:val="28"/>
          <w:highlight w:val="white"/>
        </w:rPr>
        <w:t>:</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bookmarkStart w:id="136" w:name="_3hv69ve" w:colFirst="0" w:colLast="0"/>
      <w:bookmarkEnd w:id="136"/>
      <w:r>
        <w:rPr>
          <w:rFonts w:ascii="Times New Roman" w:eastAsia="Times New Roman" w:hAnsi="Times New Roman" w:cs="Times New Roman"/>
          <w:i/>
          <w:color w:val="282828"/>
          <w:sz w:val="28"/>
          <w:szCs w:val="28"/>
          <w:highlight w:val="white"/>
        </w:rPr>
        <w:t xml:space="preserve">Количество разработанных программных продуктов </w:t>
      </w:r>
      <w:r>
        <w:rPr>
          <w:rFonts w:ascii="Times New Roman" w:eastAsia="Times New Roman" w:hAnsi="Times New Roman" w:cs="Times New Roman"/>
          <w:color w:val="282828"/>
          <w:sz w:val="28"/>
          <w:szCs w:val="28"/>
          <w:highlight w:val="white"/>
        </w:rPr>
        <w:t>в зависимости от вида приложения, устройства и его операционной системы;</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bookmarkStart w:id="137" w:name="_1x0gk37" w:colFirst="0" w:colLast="0"/>
      <w:bookmarkEnd w:id="137"/>
      <w:r>
        <w:rPr>
          <w:rFonts w:ascii="Times New Roman" w:eastAsia="Times New Roman" w:hAnsi="Times New Roman" w:cs="Times New Roman"/>
          <w:i/>
          <w:color w:val="282828"/>
          <w:sz w:val="28"/>
          <w:szCs w:val="28"/>
          <w:highlight w:val="white"/>
        </w:rPr>
        <w:t>Количество модулей</w:t>
      </w:r>
      <w:r>
        <w:rPr>
          <w:rFonts w:ascii="Times New Roman" w:eastAsia="Times New Roman" w:hAnsi="Times New Roman" w:cs="Times New Roman"/>
          <w:color w:val="282828"/>
          <w:sz w:val="28"/>
          <w:szCs w:val="28"/>
          <w:highlight w:val="white"/>
        </w:rPr>
        <w:t xml:space="preserve"> по видам разработанных приложений, устройств и операционной систем;  </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bookmarkStart w:id="138" w:name="_4h042r0" w:colFirst="0" w:colLast="0"/>
      <w:bookmarkEnd w:id="138"/>
      <w:r>
        <w:rPr>
          <w:rFonts w:ascii="Times New Roman" w:eastAsia="Times New Roman" w:hAnsi="Times New Roman" w:cs="Times New Roman"/>
          <w:i/>
          <w:color w:val="282828"/>
          <w:sz w:val="28"/>
          <w:szCs w:val="28"/>
          <w:highlight w:val="white"/>
        </w:rPr>
        <w:t>Сложность модулей</w:t>
      </w:r>
      <w:r>
        <w:rPr>
          <w:rFonts w:ascii="Times New Roman" w:eastAsia="Times New Roman" w:hAnsi="Times New Roman" w:cs="Times New Roman"/>
          <w:color w:val="282828"/>
          <w:sz w:val="28"/>
          <w:szCs w:val="28"/>
          <w:highlight w:val="white"/>
        </w:rPr>
        <w:t xml:space="preserve"> по видам разработанных приложений, устройств и операционной систем;</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Затраченное командой </w:t>
      </w:r>
      <w:r>
        <w:rPr>
          <w:rFonts w:ascii="Times New Roman" w:eastAsia="Times New Roman" w:hAnsi="Times New Roman" w:cs="Times New Roman"/>
          <w:i/>
          <w:color w:val="282828"/>
          <w:sz w:val="28"/>
          <w:szCs w:val="28"/>
          <w:highlight w:val="white"/>
        </w:rPr>
        <w:t xml:space="preserve">время на разработку модулей </w:t>
      </w:r>
      <w:r>
        <w:rPr>
          <w:rFonts w:ascii="Times New Roman" w:eastAsia="Times New Roman" w:hAnsi="Times New Roman" w:cs="Times New Roman"/>
          <w:color w:val="282828"/>
          <w:sz w:val="28"/>
          <w:szCs w:val="28"/>
          <w:highlight w:val="white"/>
        </w:rPr>
        <w:t>по видам разработанных приложений, устройств и операционной систем, в зависимости от опыта и количества членов команды (программистов и менеджеров);</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bookmarkStart w:id="139" w:name="_2w5ecyt" w:colFirst="0" w:colLast="0"/>
      <w:bookmarkEnd w:id="139"/>
      <w:r>
        <w:rPr>
          <w:rFonts w:ascii="Times New Roman" w:eastAsia="Times New Roman" w:hAnsi="Times New Roman" w:cs="Times New Roman"/>
          <w:color w:val="282828"/>
          <w:sz w:val="28"/>
          <w:szCs w:val="28"/>
          <w:highlight w:val="white"/>
        </w:rPr>
        <w:t xml:space="preserve">Затраченное командой </w:t>
      </w:r>
      <w:r>
        <w:rPr>
          <w:rFonts w:ascii="Times New Roman" w:eastAsia="Times New Roman" w:hAnsi="Times New Roman" w:cs="Times New Roman"/>
          <w:i/>
          <w:color w:val="282828"/>
          <w:sz w:val="28"/>
          <w:szCs w:val="28"/>
          <w:highlight w:val="white"/>
        </w:rPr>
        <w:t xml:space="preserve">время на тестирование модулей </w:t>
      </w:r>
      <w:r>
        <w:rPr>
          <w:rFonts w:ascii="Times New Roman" w:eastAsia="Times New Roman" w:hAnsi="Times New Roman" w:cs="Times New Roman"/>
          <w:color w:val="282828"/>
          <w:sz w:val="28"/>
          <w:szCs w:val="28"/>
          <w:highlight w:val="white"/>
        </w:rPr>
        <w:t>по видам разработанных приложений, устройств и операционной систем, в зависимости от опыта и количества членов команды (тестировщиков и менеджеров);</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i/>
          <w:color w:val="282828"/>
          <w:sz w:val="28"/>
          <w:szCs w:val="28"/>
          <w:highlight w:val="white"/>
        </w:rPr>
        <w:t>Виды тестовой документации</w:t>
      </w:r>
      <w:r>
        <w:rPr>
          <w:rFonts w:ascii="Times New Roman" w:eastAsia="Times New Roman" w:hAnsi="Times New Roman" w:cs="Times New Roman"/>
          <w:color w:val="282828"/>
          <w:sz w:val="28"/>
          <w:szCs w:val="28"/>
          <w:highlight w:val="white"/>
        </w:rPr>
        <w:t>, которые были или не были применены к покрытию модулей по видам разработанных приложений, устройств и операционной систем;</w:t>
      </w:r>
    </w:p>
    <w:p w:rsidR="00550131" w:rsidRDefault="001F1620">
      <w:pPr>
        <w:numPr>
          <w:ilvl w:val="0"/>
          <w:numId w:val="39"/>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Индикатор покрытия</w:t>
      </w:r>
      <w:r>
        <w:rPr>
          <w:rFonts w:ascii="Times New Roman" w:eastAsia="Times New Roman" w:hAnsi="Times New Roman" w:cs="Times New Roman"/>
          <w:color w:val="282828"/>
          <w:sz w:val="28"/>
          <w:szCs w:val="28"/>
          <w:highlight w:val="white"/>
        </w:rPr>
        <w:t xml:space="preserve"> тестовой документацией модулей по видам разработанных приложений, устройств и операционной систем (метрика Покрытие требований тест кейсами из таблицы 2.7);</w:t>
      </w:r>
    </w:p>
    <w:p w:rsidR="00550131" w:rsidRDefault="001F1620">
      <w:pPr>
        <w:numPr>
          <w:ilvl w:val="0"/>
          <w:numId w:val="39"/>
        </w:numPr>
        <w:spacing w:after="0" w:line="276" w:lineRule="auto"/>
        <w:jc w:val="both"/>
        <w:rPr>
          <w:rFonts w:ascii="Times New Roman" w:eastAsia="Times New Roman" w:hAnsi="Times New Roman" w:cs="Times New Roman"/>
          <w:sz w:val="28"/>
          <w:szCs w:val="28"/>
          <w:highlight w:val="white"/>
        </w:rPr>
      </w:pPr>
      <w:bookmarkStart w:id="140" w:name="_1baon6m" w:colFirst="0" w:colLast="0"/>
      <w:bookmarkEnd w:id="140"/>
      <w:r>
        <w:rPr>
          <w:rFonts w:ascii="Times New Roman" w:eastAsia="Times New Roman" w:hAnsi="Times New Roman" w:cs="Times New Roman"/>
          <w:i/>
          <w:sz w:val="28"/>
          <w:szCs w:val="28"/>
          <w:highlight w:val="white"/>
        </w:rPr>
        <w:t>Индикатор покрытия</w:t>
      </w:r>
      <w:r>
        <w:rPr>
          <w:rFonts w:ascii="Times New Roman" w:eastAsia="Times New Roman" w:hAnsi="Times New Roman" w:cs="Times New Roman"/>
          <w:color w:val="282828"/>
          <w:sz w:val="28"/>
          <w:szCs w:val="28"/>
          <w:highlight w:val="white"/>
        </w:rPr>
        <w:t xml:space="preserve"> автотестами модулей по видам разработанных приложений, устройств и операционной систем (метрика Покрытие требований тест кейсами из таблицы 2.7);</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i/>
          <w:color w:val="282828"/>
          <w:sz w:val="28"/>
          <w:szCs w:val="28"/>
          <w:highlight w:val="white"/>
        </w:rPr>
        <w:t xml:space="preserve">Виды </w:t>
      </w:r>
      <w:r>
        <w:rPr>
          <w:rFonts w:ascii="Times New Roman" w:eastAsia="Times New Roman" w:hAnsi="Times New Roman" w:cs="Times New Roman"/>
          <w:color w:val="282828"/>
          <w:sz w:val="28"/>
          <w:szCs w:val="28"/>
          <w:highlight w:val="white"/>
        </w:rPr>
        <w:t>багов, которые были найдены при тестировании модулей по видам разработанных приложений, устройств и операционной систем;</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i/>
          <w:color w:val="282828"/>
          <w:sz w:val="28"/>
          <w:szCs w:val="28"/>
          <w:highlight w:val="white"/>
        </w:rPr>
        <w:lastRenderedPageBreak/>
        <w:t xml:space="preserve">Количество </w:t>
      </w:r>
      <w:r>
        <w:rPr>
          <w:rFonts w:ascii="Times New Roman" w:eastAsia="Times New Roman" w:hAnsi="Times New Roman" w:cs="Times New Roman"/>
          <w:color w:val="282828"/>
          <w:sz w:val="28"/>
          <w:szCs w:val="28"/>
          <w:highlight w:val="white"/>
        </w:rPr>
        <w:t>багов, которые были найдены при тестировании модулей по видам разработанных приложений, устройств и операционной систем;</w:t>
      </w:r>
    </w:p>
    <w:p w:rsidR="00550131" w:rsidRDefault="001F1620">
      <w:pPr>
        <w:numPr>
          <w:ilvl w:val="0"/>
          <w:numId w:val="39"/>
        </w:numPr>
        <w:spacing w:after="0" w:line="276" w:lineRule="auto"/>
        <w:jc w:val="both"/>
        <w:rPr>
          <w:rFonts w:ascii="Times New Roman" w:eastAsia="Times New Roman" w:hAnsi="Times New Roman" w:cs="Times New Roman"/>
          <w:color w:val="282828"/>
          <w:sz w:val="28"/>
          <w:szCs w:val="28"/>
          <w:highlight w:val="white"/>
        </w:rPr>
      </w:pPr>
      <w:bookmarkStart w:id="141" w:name="_3vac5uf" w:colFirst="0" w:colLast="0"/>
      <w:bookmarkEnd w:id="141"/>
      <w:r>
        <w:rPr>
          <w:rFonts w:ascii="Times New Roman" w:eastAsia="Times New Roman" w:hAnsi="Times New Roman" w:cs="Times New Roman"/>
          <w:i/>
          <w:color w:val="282828"/>
          <w:sz w:val="28"/>
          <w:szCs w:val="28"/>
          <w:highlight w:val="white"/>
        </w:rPr>
        <w:t xml:space="preserve">Этап </w:t>
      </w:r>
      <w:r>
        <w:rPr>
          <w:rFonts w:ascii="Times New Roman" w:eastAsia="Times New Roman" w:hAnsi="Times New Roman" w:cs="Times New Roman"/>
          <w:color w:val="282828"/>
          <w:sz w:val="28"/>
          <w:szCs w:val="28"/>
          <w:highlight w:val="white"/>
        </w:rPr>
        <w:t>тестирования на котором был найден баг в модуле по видам разработанных приложений, устройств и операционной систем.</w:t>
      </w:r>
    </w:p>
    <w:p w:rsidR="00550131" w:rsidRDefault="00550131">
      <w:pPr>
        <w:spacing w:after="0" w:line="360" w:lineRule="auto"/>
        <w:ind w:left="1440"/>
        <w:jc w:val="both"/>
        <w:rPr>
          <w:rFonts w:ascii="Times New Roman" w:eastAsia="Times New Roman" w:hAnsi="Times New Roman" w:cs="Times New Roman"/>
          <w:color w:val="282828"/>
          <w:sz w:val="28"/>
          <w:szCs w:val="28"/>
          <w:highlight w:val="white"/>
        </w:rPr>
      </w:pPr>
      <w:bookmarkStart w:id="142" w:name="_2afmg28" w:colFirst="0" w:colLast="0"/>
      <w:bookmarkEnd w:id="142"/>
    </w:p>
    <w:p w:rsidR="00550131" w:rsidRDefault="001F1620">
      <w:pPr>
        <w:pStyle w:val="2"/>
        <w:spacing w:line="360" w:lineRule="auto"/>
        <w:ind w:firstLine="720"/>
        <w:rPr>
          <w:rFonts w:ascii="Times New Roman" w:eastAsia="Times New Roman" w:hAnsi="Times New Roman" w:cs="Times New Roman"/>
          <w:b/>
          <w:color w:val="000000"/>
          <w:sz w:val="28"/>
          <w:szCs w:val="28"/>
        </w:rPr>
      </w:pPr>
      <w:bookmarkStart w:id="143" w:name="_Toc12283060"/>
      <w:r>
        <w:rPr>
          <w:rFonts w:ascii="Times New Roman" w:eastAsia="Times New Roman" w:hAnsi="Times New Roman" w:cs="Times New Roman"/>
          <w:b/>
          <w:color w:val="000000"/>
          <w:sz w:val="28"/>
          <w:szCs w:val="28"/>
        </w:rPr>
        <w:t>2.4.2 Выявление, расчет и применение метрик для проекта разрабатываемой БД</w:t>
      </w:r>
      <w:bookmarkEnd w:id="143"/>
    </w:p>
    <w:p w:rsidR="002B5520" w:rsidRPr="002B5520" w:rsidRDefault="002B5520" w:rsidP="002B5520">
      <w:pPr>
        <w:spacing w:after="0"/>
      </w:pP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r w:rsidRPr="002B5520">
        <w:rPr>
          <w:rFonts w:ascii="Times New Roman" w:eastAsia="Times New Roman" w:hAnsi="Times New Roman" w:cs="Times New Roman"/>
          <w:color w:val="282828"/>
          <w:sz w:val="28"/>
          <w:szCs w:val="28"/>
          <w:highlight w:val="white"/>
        </w:rPr>
        <w:t>Пример расчета метрики оценки качества требований представлен в таблице 2.8.</w:t>
      </w:r>
      <w:r w:rsidRPr="002B5520">
        <w:rPr>
          <w:rFonts w:ascii="Times New Roman" w:eastAsia="Times New Roman" w:hAnsi="Times New Roman" w:cs="Times New Roman"/>
          <w:color w:val="282828"/>
          <w:sz w:val="28"/>
          <w:szCs w:val="28"/>
          <w:highlight w:val="white"/>
        </w:rPr>
        <w:tab/>
      </w:r>
      <w:bookmarkStart w:id="144" w:name="_39kk8xu" w:colFirst="0" w:colLast="0"/>
      <w:bookmarkEnd w:id="144"/>
      <w:r>
        <w:rPr>
          <w:rFonts w:ascii="Times New Roman" w:eastAsia="Times New Roman" w:hAnsi="Times New Roman" w:cs="Times New Roman"/>
          <w:color w:val="282828"/>
          <w:sz w:val="28"/>
          <w:szCs w:val="28"/>
          <w:highlight w:val="white"/>
        </w:rPr>
        <w:t xml:space="preserve">Допустим при анализе запросов и отчетов БД было определено 11 требований. К ним  были применены оценки качества из раздела 2.2. А именно, в качестве весов была выбрана линейная система от 0 до 3, где 0 это полное несоответствие критерия качеству, а 3 удовлетворение критерию качества: </w:t>
      </w:r>
    </w:p>
    <w:p w:rsidR="00550131" w:rsidRDefault="00550131">
      <w:pPr>
        <w:spacing w:after="0" w:line="276" w:lineRule="auto"/>
        <w:ind w:firstLine="720"/>
        <w:jc w:val="both"/>
        <w:rPr>
          <w:rFonts w:ascii="Times New Roman" w:eastAsia="Times New Roman" w:hAnsi="Times New Roman" w:cs="Times New Roman"/>
          <w:b/>
          <w:sz w:val="24"/>
          <w:szCs w:val="24"/>
        </w:rPr>
      </w:pPr>
    </w:p>
    <w:p w:rsidR="00550131" w:rsidRDefault="001F162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2.8 – Расчет метрики оценки качества требований к запросам и отчетам к БД “Опыт реализованных проектов”</w:t>
      </w:r>
    </w:p>
    <w:p w:rsidR="002B5520" w:rsidRDefault="002B5520">
      <w:pPr>
        <w:spacing w:after="0" w:line="276" w:lineRule="auto"/>
        <w:jc w:val="both"/>
        <w:rPr>
          <w:rFonts w:ascii="Times New Roman" w:eastAsia="Times New Roman" w:hAnsi="Times New Roman" w:cs="Times New Roman"/>
          <w:color w:val="282828"/>
          <w:sz w:val="28"/>
          <w:szCs w:val="28"/>
          <w:highlight w:val="white"/>
        </w:rPr>
      </w:pPr>
    </w:p>
    <w:tbl>
      <w:tblPr>
        <w:tblStyle w:val="ad"/>
        <w:tblW w:w="10481" w:type="dxa"/>
        <w:tblBorders>
          <w:top w:val="nil"/>
          <w:left w:val="nil"/>
          <w:bottom w:val="nil"/>
          <w:right w:val="nil"/>
          <w:insideH w:val="nil"/>
          <w:insideV w:val="nil"/>
        </w:tblBorders>
        <w:tblLayout w:type="fixed"/>
        <w:tblLook w:val="0600"/>
      </w:tblPr>
      <w:tblGrid>
        <w:gridCol w:w="375"/>
        <w:gridCol w:w="5853"/>
        <w:gridCol w:w="709"/>
        <w:gridCol w:w="709"/>
        <w:gridCol w:w="709"/>
        <w:gridCol w:w="708"/>
        <w:gridCol w:w="709"/>
        <w:gridCol w:w="709"/>
      </w:tblGrid>
      <w:tr w:rsidR="00550131">
        <w:trPr>
          <w:trHeight w:val="1060"/>
        </w:trPr>
        <w:tc>
          <w:tcPr>
            <w:tcW w:w="3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b/>
                <w:sz w:val="28"/>
                <w:szCs w:val="28"/>
              </w:rPr>
              <w:t>№</w:t>
            </w:r>
          </w:p>
        </w:tc>
        <w:tc>
          <w:tcPr>
            <w:tcW w:w="58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550131" w:rsidRDefault="001F162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Требования</w:t>
            </w:r>
          </w:p>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8"/>
                <w:szCs w:val="28"/>
              </w:rPr>
              <w:t>Пользователь должен иметь возможность внести/получить информацию о</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Полнота</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Понятность</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550131" w:rsidRDefault="001F1620">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Осуществимость</w:t>
            </w:r>
          </w:p>
        </w:tc>
        <w:tc>
          <w:tcPr>
            <w:tcW w:w="70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Проверяемость</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4"/>
                <w:szCs w:val="24"/>
              </w:rPr>
              <w:t>R1</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4"/>
                <w:szCs w:val="24"/>
              </w:rPr>
              <w:t>R2</w:t>
            </w:r>
          </w:p>
        </w:tc>
      </w:tr>
      <w:tr w:rsidR="00550131">
        <w:trPr>
          <w:trHeight w:val="54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1</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Количестве разработанных программных продуктов в зависимости от вида приложения, устройства и его операционной системы</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1</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24</w:t>
            </w:r>
          </w:p>
        </w:tc>
        <w:tc>
          <w:tcPr>
            <w:tcW w:w="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14</w:t>
            </w:r>
          </w:p>
        </w:tc>
      </w:tr>
      <w:tr w:rsidR="00550131">
        <w:trPr>
          <w:trHeight w:val="30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2</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Количестве модулей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1</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15</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16</w:t>
            </w:r>
          </w:p>
        </w:tc>
      </w:tr>
      <w:tr w:rsidR="00550131">
        <w:trPr>
          <w:trHeight w:val="30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3</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Сложности модулей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30</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17</w:t>
            </w:r>
          </w:p>
        </w:tc>
      </w:tr>
      <w:tr w:rsidR="00550131">
        <w:trPr>
          <w:trHeight w:val="78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4</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Затраченном командой времени на разработку модулей по видам разработанных приложений, устройств и операционной систем, в зависимости от опыта и количества членов команды (программистов и менеджеров)</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30</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17</w:t>
            </w:r>
          </w:p>
        </w:tc>
      </w:tr>
      <w:tr w:rsidR="00550131">
        <w:trPr>
          <w:trHeight w:val="78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5</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Затраченном командой времени на тестирование модулей по видам разработанных приложений, устройств и операционной систем, в зависимости от опыта и количества членов команды (тестировщиков и менеджеров)</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30</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17</w:t>
            </w:r>
          </w:p>
        </w:tc>
      </w:tr>
      <w:tr w:rsidR="00550131">
        <w:trPr>
          <w:trHeight w:val="54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lastRenderedPageBreak/>
              <w:t>6</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Видах тестовой документации, которые были или не были применены к покрытию модулей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0</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18</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11</w:t>
            </w:r>
          </w:p>
        </w:tc>
      </w:tr>
      <w:tr w:rsidR="00550131">
        <w:trPr>
          <w:trHeight w:val="54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7</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Покрытии тестовой документацией модулей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45</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18</w:t>
            </w:r>
          </w:p>
        </w:tc>
      </w:tr>
      <w:tr w:rsidR="00550131">
        <w:trPr>
          <w:trHeight w:val="54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8</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Покрытии автотестами модулей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0</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1</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6</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7</w:t>
            </w:r>
          </w:p>
        </w:tc>
      </w:tr>
      <w:tr w:rsidR="00550131">
        <w:trPr>
          <w:trHeight w:val="54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9</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Видах багов, которые были найдены при тестировании модулей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30</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17</w:t>
            </w:r>
          </w:p>
        </w:tc>
      </w:tr>
      <w:tr w:rsidR="00550131">
        <w:trPr>
          <w:trHeight w:val="54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10</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Количестве багов, которые были найдены при тестировании модулей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0</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1</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9</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10</w:t>
            </w:r>
          </w:p>
        </w:tc>
      </w:tr>
      <w:tr w:rsidR="00550131">
        <w:trPr>
          <w:trHeight w:val="540"/>
        </w:trPr>
        <w:tc>
          <w:tcPr>
            <w:tcW w:w="3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spacing w:line="276" w:lineRule="auto"/>
              <w:jc w:val="center"/>
              <w:rPr>
                <w:rFonts w:ascii="Arial" w:eastAsia="Arial" w:hAnsi="Arial" w:cs="Arial"/>
                <w:sz w:val="20"/>
                <w:szCs w:val="20"/>
              </w:rPr>
            </w:pPr>
            <w:r>
              <w:rPr>
                <w:rFonts w:ascii="Times New Roman" w:eastAsia="Times New Roman" w:hAnsi="Times New Roman" w:cs="Times New Roman"/>
                <w:sz w:val="20"/>
                <w:szCs w:val="20"/>
              </w:rPr>
              <w:t>11</w:t>
            </w:r>
          </w:p>
        </w:tc>
        <w:tc>
          <w:tcPr>
            <w:tcW w:w="58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Этапе тестирования на котором был найден баг в модуле по видам разработанных приложений, устройств и операционной систем</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2</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sz w:val="20"/>
                <w:szCs w:val="20"/>
              </w:rPr>
              <w:t>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45</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18</w:t>
            </w:r>
          </w:p>
        </w:tc>
      </w:tr>
      <w:tr w:rsidR="00550131">
        <w:trPr>
          <w:trHeight w:val="340"/>
        </w:trPr>
        <w:tc>
          <w:tcPr>
            <w:tcW w:w="6229"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550131" w:rsidRDefault="001F162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НАБОР ТРЕБОВАНИЙ</w:t>
            </w:r>
            <w:r>
              <w:rPr>
                <w:rFonts w:ascii="Times New Roman" w:eastAsia="Times New Roman" w:hAnsi="Times New Roman" w:cs="Times New Roman"/>
                <w:b/>
                <w:sz w:val="24"/>
                <w:szCs w:val="24"/>
              </w:rPr>
              <w:t>:</w:t>
            </w:r>
          </w:p>
        </w:tc>
        <w:tc>
          <w:tcPr>
            <w:tcW w:w="70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2,73</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1,55</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3,00</w:t>
            </w:r>
          </w:p>
        </w:tc>
        <w:tc>
          <w:tcPr>
            <w:tcW w:w="70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center"/>
              <w:rPr>
                <w:rFonts w:ascii="Arial" w:eastAsia="Arial" w:hAnsi="Arial" w:cs="Arial"/>
                <w:sz w:val="20"/>
                <w:szCs w:val="20"/>
              </w:rPr>
            </w:pPr>
            <w:r>
              <w:rPr>
                <w:rFonts w:ascii="Times New Roman" w:eastAsia="Times New Roman" w:hAnsi="Times New Roman" w:cs="Times New Roman"/>
                <w:b/>
                <w:sz w:val="20"/>
                <w:szCs w:val="20"/>
              </w:rPr>
              <w:t>1,91</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right"/>
              <w:rPr>
                <w:rFonts w:ascii="Arial" w:eastAsia="Arial" w:hAnsi="Arial" w:cs="Arial"/>
                <w:sz w:val="20"/>
                <w:szCs w:val="20"/>
              </w:rPr>
            </w:pPr>
            <w:r>
              <w:rPr>
                <w:rFonts w:ascii="Times New Roman" w:eastAsia="Times New Roman" w:hAnsi="Times New Roman" w:cs="Times New Roman"/>
                <w:b/>
                <w:sz w:val="24"/>
                <w:szCs w:val="24"/>
              </w:rPr>
              <w:t>25,64</w:t>
            </w:r>
          </w:p>
        </w:tc>
        <w:tc>
          <w:tcPr>
            <w:tcW w:w="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0131" w:rsidRDefault="001F1620">
            <w:pPr>
              <w:widowControl w:val="0"/>
              <w:jc w:val="right"/>
              <w:rPr>
                <w:rFonts w:ascii="Arial" w:eastAsia="Arial" w:hAnsi="Arial" w:cs="Arial"/>
                <w:sz w:val="20"/>
                <w:szCs w:val="20"/>
              </w:rPr>
            </w:pPr>
            <w:r>
              <w:rPr>
                <w:rFonts w:ascii="Times New Roman" w:eastAsia="Times New Roman" w:hAnsi="Times New Roman" w:cs="Times New Roman"/>
                <w:b/>
                <w:sz w:val="24"/>
                <w:szCs w:val="24"/>
              </w:rPr>
              <w:t>14,73</w:t>
            </w:r>
          </w:p>
        </w:tc>
      </w:tr>
    </w:tbl>
    <w:p w:rsidR="00550131" w:rsidRDefault="001F1620">
      <w:pPr>
        <w:widowControl w:val="0"/>
        <w:spacing w:after="0" w:line="312" w:lineRule="auto"/>
        <w:rPr>
          <w:rFonts w:ascii="Times" w:eastAsia="Times" w:hAnsi="Times" w:cs="Times"/>
          <w:sz w:val="28"/>
          <w:szCs w:val="28"/>
        </w:rPr>
      </w:pPr>
      <w:r>
        <w:rPr>
          <w:rFonts w:ascii="Times" w:eastAsia="Times" w:hAnsi="Times" w:cs="Times"/>
          <w:sz w:val="28"/>
          <w:szCs w:val="28"/>
        </w:rPr>
        <w:t>Источник: собственная разработка</w:t>
      </w:r>
    </w:p>
    <w:p w:rsidR="00550131" w:rsidRDefault="00550131">
      <w:pPr>
        <w:widowControl w:val="0"/>
        <w:spacing w:after="0" w:line="312" w:lineRule="auto"/>
        <w:rPr>
          <w:rFonts w:ascii="Times" w:eastAsia="Times" w:hAnsi="Times" w:cs="Times"/>
          <w:sz w:val="28"/>
          <w:szCs w:val="28"/>
        </w:rPr>
      </w:pP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45" w:name="_48pi1tg" w:colFirst="0" w:colLast="0"/>
      <w:bookmarkEnd w:id="145"/>
      <w:r>
        <w:rPr>
          <w:rFonts w:ascii="Times New Roman" w:eastAsia="Times New Roman" w:hAnsi="Times New Roman" w:cs="Times New Roman"/>
          <w:color w:val="282828"/>
          <w:sz w:val="28"/>
          <w:szCs w:val="28"/>
          <w:highlight w:val="white"/>
        </w:rPr>
        <w:t xml:space="preserve">Исходя из выбранной линейной системы от 0 до 3, можно рассчитать, что: </w:t>
      </w:r>
    </w:p>
    <w:p w:rsidR="00550131" w:rsidRDefault="001F1620">
      <w:pPr>
        <w:numPr>
          <w:ilvl w:val="0"/>
          <w:numId w:val="20"/>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Значение R1 в диапазоне от 30 до 54 говорит о том, что требования разработаны качественно; а значение R1 в диапазоне от 2 до 35 говорит о том, что требования разработаны некачественно;</w:t>
      </w:r>
    </w:p>
    <w:p w:rsidR="00550131" w:rsidRDefault="001F1620">
      <w:pPr>
        <w:numPr>
          <w:ilvl w:val="0"/>
          <w:numId w:val="20"/>
        </w:numPr>
        <w:spacing w:after="0" w:line="276" w:lineRule="auto"/>
        <w:jc w:val="both"/>
        <w:rPr>
          <w:rFonts w:ascii="Times New Roman" w:eastAsia="Times New Roman" w:hAnsi="Times New Roman" w:cs="Times New Roman"/>
          <w:color w:val="282828"/>
          <w:sz w:val="28"/>
          <w:szCs w:val="28"/>
          <w:highlight w:val="white"/>
        </w:rPr>
      </w:pPr>
      <w:bookmarkStart w:id="146" w:name="_2nusc19" w:colFirst="0" w:colLast="0"/>
      <w:bookmarkEnd w:id="146"/>
      <w:r>
        <w:rPr>
          <w:rFonts w:ascii="Times New Roman" w:eastAsia="Times New Roman" w:hAnsi="Times New Roman" w:cs="Times New Roman"/>
          <w:color w:val="282828"/>
          <w:sz w:val="28"/>
          <w:szCs w:val="28"/>
          <w:highlight w:val="white"/>
        </w:rPr>
        <w:t>Значение R2 в диапазоне от 17 до 21 говорит о том, что требования разработаны качественно; а значение R2 в диапазоне от 3 до 17 говорит о том, что требования разработаны некачественно.</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47" w:name="_1302m92" w:colFirst="0" w:colLast="0"/>
      <w:bookmarkEnd w:id="147"/>
      <w:r>
        <w:rPr>
          <w:rFonts w:ascii="Times New Roman" w:eastAsia="Times New Roman" w:hAnsi="Times New Roman" w:cs="Times New Roman"/>
          <w:color w:val="282828"/>
          <w:sz w:val="28"/>
          <w:szCs w:val="28"/>
          <w:highlight w:val="white"/>
        </w:rPr>
        <w:t xml:space="preserve">Анализируя оценочную таблицу требований можно сделать вывод о том, что требования с порядковым номером 3, 4, 5, 7, 9, 11 разработаны качественно и подходят для дальнейшей работы с ними. Остальные же, а именно 1, 2, 6, 8, 10, требуют доработки. Доработка может включать в себя уточнение у заказчика информационных упущений и тому подобное. Что касается анализа набора требований, то из-за половины недоработанных отдельных требований весь набор следует считать некачественно разработанным.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48" w:name="_3mzq4wv" w:colFirst="0" w:colLast="0"/>
      <w:bookmarkEnd w:id="148"/>
      <w:r>
        <w:rPr>
          <w:rFonts w:ascii="Times New Roman" w:eastAsia="Times New Roman" w:hAnsi="Times New Roman" w:cs="Times New Roman"/>
          <w:b/>
          <w:i/>
          <w:color w:val="282828"/>
          <w:sz w:val="28"/>
          <w:szCs w:val="28"/>
          <w:highlight w:val="white"/>
        </w:rPr>
        <w:t>Пример расчета метрики планирования тест-дизайна.</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49" w:name="_2250f4o" w:colFirst="0" w:colLast="0"/>
      <w:bookmarkEnd w:id="149"/>
      <w:r>
        <w:rPr>
          <w:rFonts w:ascii="Times New Roman" w:eastAsia="Times New Roman" w:hAnsi="Times New Roman" w:cs="Times New Roman"/>
          <w:color w:val="282828"/>
          <w:sz w:val="28"/>
          <w:szCs w:val="28"/>
          <w:highlight w:val="white"/>
        </w:rPr>
        <w:lastRenderedPageBreak/>
        <w:t xml:space="preserve">Прежде всего выявим показатели, необходимые для расчета метрик, описанных в </w:t>
      </w:r>
      <w:r>
        <w:rPr>
          <w:rFonts w:ascii="Times New Roman" w:eastAsia="Times New Roman" w:hAnsi="Times New Roman" w:cs="Times New Roman"/>
          <w:sz w:val="28"/>
          <w:szCs w:val="28"/>
          <w:highlight w:val="white"/>
        </w:rPr>
        <w:t>разделе 2.2.1.</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50" w:name="_haapch" w:colFirst="0" w:colLast="0"/>
      <w:bookmarkEnd w:id="150"/>
      <w:r>
        <w:rPr>
          <w:rFonts w:ascii="Times New Roman" w:eastAsia="Times New Roman" w:hAnsi="Times New Roman" w:cs="Times New Roman"/>
          <w:i/>
          <w:color w:val="282828"/>
          <w:sz w:val="28"/>
          <w:szCs w:val="28"/>
          <w:highlight w:val="white"/>
        </w:rPr>
        <w:t>Минимальное количество тестов / пригодность теста к smoke тестам.</w:t>
      </w:r>
      <w:r>
        <w:rPr>
          <w:rFonts w:ascii="Times New Roman" w:eastAsia="Times New Roman" w:hAnsi="Times New Roman" w:cs="Times New Roman"/>
          <w:color w:val="282828"/>
          <w:sz w:val="28"/>
          <w:szCs w:val="28"/>
          <w:highlight w:val="white"/>
        </w:rPr>
        <w:t xml:space="preserve"> Исходя из требований, представленных в</w:t>
      </w:r>
      <w:r>
        <w:rPr>
          <w:rFonts w:ascii="Times New Roman" w:eastAsia="Times New Roman" w:hAnsi="Times New Roman" w:cs="Times New Roman"/>
          <w:sz w:val="28"/>
          <w:szCs w:val="28"/>
          <w:highlight w:val="white"/>
        </w:rPr>
        <w:t xml:space="preserve"> таблице 2.8,</w:t>
      </w:r>
      <w:r>
        <w:rPr>
          <w:rFonts w:ascii="Times New Roman" w:eastAsia="Times New Roman" w:hAnsi="Times New Roman" w:cs="Times New Roman"/>
          <w:color w:val="FF0000"/>
          <w:sz w:val="28"/>
          <w:szCs w:val="28"/>
          <w:highlight w:val="white"/>
        </w:rPr>
        <w:t xml:space="preserve"> </w:t>
      </w:r>
      <w:r>
        <w:rPr>
          <w:rFonts w:ascii="Times New Roman" w:eastAsia="Times New Roman" w:hAnsi="Times New Roman" w:cs="Times New Roman"/>
          <w:sz w:val="28"/>
          <w:szCs w:val="28"/>
          <w:highlight w:val="white"/>
        </w:rPr>
        <w:t xml:space="preserve">можно подсчитать минимальный набор необходимых тестов. Всего представлено 11 технических требований. Для расчета минимального набора тестов учтем, что необходимо проверить вывод и ввод информации в БД. Поэтому минимальное количество тестов будет равно 11 умножить на 2, то есть 22.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51" w:name="_319y80a" w:colFirst="0" w:colLast="0"/>
      <w:bookmarkEnd w:id="151"/>
      <w:r>
        <w:rPr>
          <w:rFonts w:ascii="Times New Roman" w:eastAsia="Times New Roman" w:hAnsi="Times New Roman" w:cs="Times New Roman"/>
          <w:i/>
          <w:color w:val="282828"/>
          <w:sz w:val="28"/>
          <w:szCs w:val="28"/>
          <w:highlight w:val="white"/>
        </w:rPr>
        <w:t xml:space="preserve">Максимальное количество тестов. </w:t>
      </w:r>
      <w:r>
        <w:rPr>
          <w:rFonts w:ascii="Times New Roman" w:eastAsia="Times New Roman" w:hAnsi="Times New Roman" w:cs="Times New Roman"/>
          <w:sz w:val="28"/>
          <w:szCs w:val="28"/>
          <w:highlight w:val="white"/>
        </w:rPr>
        <w:t xml:space="preserve">Минимальный набор требований можно оформить в виде чек-листа. По опыту, в среднем, на одно требование приходится 3-5 тест-кейса. Итого, если требования запроса/ответа покрывать чек-листами то их количество будет составлять 22 теста, а если тест-кейсами то 22*5=110 тестов. В идеале, тест-кейсы должны покрывать все возможные варианты срабатывания системы. Но на практике применение этого метода не представляется возможным из-за огромного количества входных значений. Поэтому говоря о наборе тест-кейсов, подразумевают всевозможные тесты, которые был способен предусмотреть тестировщик. Необходимо иметь в виду и включать в расчеты человеческий фактор, как было указано в пункте </w:t>
      </w:r>
      <w:r>
        <w:rPr>
          <w:rFonts w:ascii="Times New Roman" w:eastAsia="Times New Roman" w:hAnsi="Times New Roman" w:cs="Times New Roman"/>
          <w:sz w:val="28"/>
          <w:szCs w:val="28"/>
        </w:rPr>
        <w:t>2.2.1 в описании метрики “Покрытие требований тест кейсами”</w:t>
      </w:r>
      <w:r>
        <w:rPr>
          <w:rFonts w:ascii="Times New Roman" w:eastAsia="Times New Roman" w:hAnsi="Times New Roman" w:cs="Times New Roman"/>
          <w:sz w:val="28"/>
          <w:szCs w:val="28"/>
          <w:highlight w:val="white"/>
        </w:rPr>
        <w:t xml:space="preserve">. Поэтому к 110 тест-кейсам нужно прибавить те, которые были упущены тестировщиком. Допустим, что 30% от всех возможных проверок было упущено, тогда 157 - это число всех возможных проверок.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52" w:name="_1gf8i83" w:colFirst="0" w:colLast="0"/>
      <w:bookmarkEnd w:id="152"/>
      <w:r>
        <w:rPr>
          <w:rFonts w:ascii="Times New Roman" w:eastAsia="Times New Roman" w:hAnsi="Times New Roman" w:cs="Times New Roman"/>
          <w:sz w:val="28"/>
          <w:szCs w:val="28"/>
          <w:highlight w:val="white"/>
        </w:rPr>
        <w:t xml:space="preserve">Исходя из этого можно рассчитать </w:t>
      </w:r>
      <w:r>
        <w:rPr>
          <w:rFonts w:ascii="Times New Roman" w:eastAsia="Times New Roman" w:hAnsi="Times New Roman" w:cs="Times New Roman"/>
          <w:b/>
          <w:i/>
          <w:sz w:val="28"/>
          <w:szCs w:val="28"/>
          <w:highlight w:val="white"/>
        </w:rPr>
        <w:t xml:space="preserve">метрику покрытия требований тестовыми случаями, </w:t>
      </w:r>
      <w:r>
        <w:rPr>
          <w:rFonts w:ascii="Times New Roman" w:eastAsia="Times New Roman" w:hAnsi="Times New Roman" w:cs="Times New Roman"/>
          <w:sz w:val="28"/>
          <w:szCs w:val="28"/>
          <w:highlight w:val="white"/>
        </w:rPr>
        <w:t>применяя формулу:</w:t>
      </w:r>
    </w:p>
    <w:p w:rsidR="00550131" w:rsidRDefault="001F1620">
      <w:pPr>
        <w:spacing w:after="0" w:line="276" w:lineRule="auto"/>
        <w:ind w:firstLine="4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Тпок = (Lпок/Lвсего)*100%, где Тпок </w:t>
      </w:r>
      <w:r>
        <w:rPr>
          <w:rFonts w:ascii="Times New Roman" w:eastAsia="Times New Roman" w:hAnsi="Times New Roman" w:cs="Times New Roman"/>
          <w:sz w:val="28"/>
          <w:szCs w:val="28"/>
        </w:rPr>
        <w:t xml:space="preserve">– тестовое покрытие, </w:t>
      </w:r>
      <w:r>
        <w:rPr>
          <w:rFonts w:ascii="Times New Roman" w:eastAsia="Times New Roman" w:hAnsi="Times New Roman" w:cs="Times New Roman"/>
          <w:i/>
          <w:sz w:val="28"/>
          <w:szCs w:val="28"/>
        </w:rPr>
        <w:t xml:space="preserve">Lпок </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количество требований проверяемых ТК, </w:t>
      </w:r>
      <w:r>
        <w:rPr>
          <w:rFonts w:ascii="Times New Roman" w:eastAsia="Times New Roman" w:hAnsi="Times New Roman" w:cs="Times New Roman"/>
          <w:i/>
          <w:sz w:val="28"/>
          <w:szCs w:val="28"/>
        </w:rPr>
        <w:t xml:space="preserve">Lвсего </w:t>
      </w:r>
      <w:r>
        <w:rPr>
          <w:rFonts w:ascii="Times New Roman" w:eastAsia="Times New Roman" w:hAnsi="Times New Roman" w:cs="Times New Roman"/>
          <w:sz w:val="28"/>
          <w:szCs w:val="28"/>
        </w:rPr>
        <w:t>– общее количество требований.</w:t>
      </w:r>
    </w:p>
    <w:p w:rsidR="00550131" w:rsidRDefault="001F162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Исходя из вышеизложенного для нашего примера при использовании чек-листа имеем: </w:t>
      </w:r>
    </w:p>
    <w:p w:rsidR="00550131" w:rsidRDefault="001F1620">
      <w:pPr>
        <w:spacing w:after="0" w:line="276" w:lineRule="auto"/>
        <w:ind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Lпок=22, Lвсего=157, </w:t>
      </w:r>
      <w:r>
        <w:rPr>
          <w:rFonts w:ascii="Times New Roman" w:eastAsia="Times New Roman" w:hAnsi="Times New Roman" w:cs="Times New Roman"/>
          <w:sz w:val="28"/>
          <w:szCs w:val="28"/>
        </w:rPr>
        <w:t>откуда получаем</w:t>
      </w:r>
      <w:r>
        <w:rPr>
          <w:rFonts w:ascii="Times New Roman" w:eastAsia="Times New Roman" w:hAnsi="Times New Roman" w:cs="Times New Roman"/>
          <w:i/>
          <w:sz w:val="28"/>
          <w:szCs w:val="28"/>
        </w:rPr>
        <w:t xml:space="preserve"> </w:t>
      </w:r>
    </w:p>
    <w:p w:rsidR="00550131" w:rsidRDefault="001F1620">
      <w:pPr>
        <w:spacing w:after="0" w:line="276" w:lineRule="auto"/>
        <w:ind w:firstLine="720"/>
        <w:jc w:val="both"/>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Тпок</w:t>
      </w:r>
      <w:r>
        <w:rPr>
          <w:rFonts w:ascii="Times New Roman" w:eastAsia="Times New Roman" w:hAnsi="Times New Roman" w:cs="Times New Roman"/>
          <w:i/>
          <w:sz w:val="28"/>
          <w:szCs w:val="28"/>
        </w:rPr>
        <w:t xml:space="preserve"> = (22/157)*100%=14%.</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использовании тест-кейсом имеем: </w:t>
      </w:r>
    </w:p>
    <w:p w:rsidR="00550131" w:rsidRDefault="001F1620">
      <w:pPr>
        <w:spacing w:after="0" w:line="276" w:lineRule="auto"/>
        <w:ind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Lпок=110, Lвсего=157, </w:t>
      </w:r>
      <w:r>
        <w:rPr>
          <w:rFonts w:ascii="Times New Roman" w:eastAsia="Times New Roman" w:hAnsi="Times New Roman" w:cs="Times New Roman"/>
          <w:sz w:val="28"/>
          <w:szCs w:val="28"/>
        </w:rPr>
        <w:t>откуда получаем</w:t>
      </w:r>
      <w:r>
        <w:rPr>
          <w:rFonts w:ascii="Times New Roman" w:eastAsia="Times New Roman" w:hAnsi="Times New Roman" w:cs="Times New Roman"/>
          <w:i/>
          <w:sz w:val="28"/>
          <w:szCs w:val="28"/>
        </w:rPr>
        <w:t xml:space="preserve">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Тпок</w:t>
      </w:r>
      <w:r>
        <w:rPr>
          <w:rFonts w:ascii="Times New Roman" w:eastAsia="Times New Roman" w:hAnsi="Times New Roman" w:cs="Times New Roman"/>
          <w:i/>
          <w:sz w:val="28"/>
          <w:szCs w:val="28"/>
        </w:rPr>
        <w:t xml:space="preserve"> = (110/157)*100%=70%.</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решения задачи прогнозирования рассчитаем </w:t>
      </w:r>
      <w:r>
        <w:rPr>
          <w:rFonts w:ascii="Times New Roman" w:eastAsia="Times New Roman" w:hAnsi="Times New Roman" w:cs="Times New Roman"/>
          <w:b/>
          <w:i/>
          <w:sz w:val="28"/>
          <w:szCs w:val="28"/>
        </w:rPr>
        <w:t>метрику трудозатрат</w:t>
      </w:r>
      <w:r>
        <w:rPr>
          <w:rFonts w:ascii="Times New Roman" w:eastAsia="Times New Roman" w:hAnsi="Times New Roman" w:cs="Times New Roman"/>
          <w:sz w:val="28"/>
          <w:szCs w:val="28"/>
        </w:rPr>
        <w:t xml:space="preserve"> на написание и прохождения тестовых случаев. Для этого необходимо прибегнуть к средним показателям. Так, например, </w:t>
      </w:r>
      <w:r>
        <w:rPr>
          <w:rFonts w:ascii="Times New Roman" w:eastAsia="Times New Roman" w:hAnsi="Times New Roman" w:cs="Times New Roman"/>
          <w:i/>
          <w:sz w:val="28"/>
          <w:szCs w:val="28"/>
        </w:rPr>
        <w:t>производительность</w:t>
      </w:r>
      <w:r>
        <w:rPr>
          <w:rFonts w:ascii="Times New Roman" w:eastAsia="Times New Roman" w:hAnsi="Times New Roman" w:cs="Times New Roman"/>
          <w:sz w:val="28"/>
          <w:szCs w:val="28"/>
        </w:rPr>
        <w:t>:</w:t>
      </w:r>
    </w:p>
    <w:p w:rsidR="00550131" w:rsidRDefault="001F1620">
      <w:pPr>
        <w:numPr>
          <w:ilvl w:val="0"/>
          <w:numId w:val="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Тест-проектирования (написание тест-кейсов) занимает 30 тестов/день;</w:t>
      </w:r>
    </w:p>
    <w:p w:rsidR="00550131" w:rsidRDefault="001F1620">
      <w:pPr>
        <w:numPr>
          <w:ilvl w:val="0"/>
          <w:numId w:val="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Выполнения тестов занимает 50 тестов/день  [15].</w:t>
      </w:r>
    </w:p>
    <w:p w:rsidR="00550131" w:rsidRDefault="001F1620">
      <w:pPr>
        <w:spacing w:after="0" w:line="276"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Произведя расчет можно предполагать, что тест-проектирование займет:</w:t>
      </w:r>
    </w:p>
    <w:p w:rsidR="00550131" w:rsidRDefault="001F1620">
      <w:pPr>
        <w:numPr>
          <w:ilvl w:val="0"/>
          <w:numId w:val="4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 / 30 = 0,73 </w:t>
      </w:r>
      <w:r>
        <w:rPr>
          <w:rFonts w:ascii="Times New Roman" w:eastAsia="Times New Roman" w:hAnsi="Times New Roman" w:cs="Times New Roman"/>
          <w:i/>
          <w:sz w:val="28"/>
          <w:szCs w:val="28"/>
        </w:rPr>
        <w:t>чел-дней</w:t>
      </w:r>
      <w:r>
        <w:rPr>
          <w:rFonts w:ascii="Times New Roman" w:eastAsia="Times New Roman" w:hAnsi="Times New Roman" w:cs="Times New Roman"/>
          <w:sz w:val="28"/>
          <w:szCs w:val="28"/>
        </w:rPr>
        <w:t>, если использовать чек-листы;</w:t>
      </w:r>
    </w:p>
    <w:p w:rsidR="00550131" w:rsidRDefault="001F1620">
      <w:pPr>
        <w:numPr>
          <w:ilvl w:val="0"/>
          <w:numId w:val="4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110 / 30 =  3,6 </w:t>
      </w:r>
      <w:r>
        <w:rPr>
          <w:rFonts w:ascii="Times New Roman" w:eastAsia="Times New Roman" w:hAnsi="Times New Roman" w:cs="Times New Roman"/>
          <w:i/>
          <w:sz w:val="28"/>
          <w:szCs w:val="28"/>
        </w:rPr>
        <w:t>чел-дней,</w:t>
      </w:r>
      <w:r>
        <w:rPr>
          <w:rFonts w:ascii="Times New Roman" w:eastAsia="Times New Roman" w:hAnsi="Times New Roman" w:cs="Times New Roman"/>
          <w:sz w:val="28"/>
          <w:szCs w:val="28"/>
        </w:rPr>
        <w:t xml:space="preserve"> если использовать тест-кейсы.</w:t>
      </w:r>
      <w:r>
        <w:rPr>
          <w:rFonts w:ascii="Roboto" w:eastAsia="Roboto" w:hAnsi="Roboto" w:cs="Roboto"/>
          <w:sz w:val="20"/>
          <w:szCs w:val="20"/>
          <w:highlight w:val="white"/>
        </w:rPr>
        <w:t xml:space="preserve">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53" w:name="_40ew0vw" w:colFirst="0" w:colLast="0"/>
      <w:bookmarkEnd w:id="153"/>
      <w:r>
        <w:rPr>
          <w:rFonts w:ascii="Times New Roman" w:eastAsia="Times New Roman" w:hAnsi="Times New Roman" w:cs="Times New Roman"/>
          <w:sz w:val="28"/>
          <w:szCs w:val="28"/>
          <w:highlight w:val="white"/>
        </w:rPr>
        <w:t>Подобным образом можно произвести расчет затраченного времени на проведения тестов в два раунда (первый проход тестов и затем регрессионный):</w:t>
      </w:r>
    </w:p>
    <w:p w:rsidR="00550131" w:rsidRDefault="001F1620">
      <w:pPr>
        <w:numPr>
          <w:ilvl w:val="0"/>
          <w:numId w:val="23"/>
        </w:numPr>
        <w:spacing w:after="0" w:line="276" w:lineRule="auto"/>
        <w:jc w:val="both"/>
        <w:rPr>
          <w:rFonts w:ascii="Times New Roman" w:eastAsia="Times New Roman" w:hAnsi="Times New Roman" w:cs="Times New Roman"/>
          <w:sz w:val="28"/>
          <w:szCs w:val="28"/>
          <w:highlight w:val="white"/>
        </w:rPr>
      </w:pPr>
      <w:bookmarkStart w:id="154" w:name="_2fk6b3p" w:colFirst="0" w:colLast="0"/>
      <w:bookmarkEnd w:id="154"/>
      <w:r>
        <w:rPr>
          <w:rFonts w:ascii="Times New Roman" w:eastAsia="Times New Roman" w:hAnsi="Times New Roman" w:cs="Times New Roman"/>
          <w:sz w:val="28"/>
          <w:szCs w:val="28"/>
          <w:highlight w:val="white"/>
        </w:rPr>
        <w:t xml:space="preserve">22 / 50 * 2 = 0,88 </w:t>
      </w:r>
      <w:r>
        <w:rPr>
          <w:rFonts w:ascii="Times New Roman" w:eastAsia="Times New Roman" w:hAnsi="Times New Roman" w:cs="Times New Roman"/>
          <w:i/>
          <w:sz w:val="28"/>
          <w:szCs w:val="28"/>
        </w:rPr>
        <w:t>чел-дней</w:t>
      </w:r>
      <w:r>
        <w:rPr>
          <w:rFonts w:ascii="Times New Roman" w:eastAsia="Times New Roman" w:hAnsi="Times New Roman" w:cs="Times New Roman"/>
          <w:sz w:val="28"/>
          <w:szCs w:val="28"/>
        </w:rPr>
        <w:t>, если использовать чек-листы;</w:t>
      </w:r>
    </w:p>
    <w:p w:rsidR="00550131" w:rsidRDefault="001F1620">
      <w:pPr>
        <w:numPr>
          <w:ilvl w:val="0"/>
          <w:numId w:val="23"/>
        </w:numPr>
        <w:spacing w:after="0" w:line="276" w:lineRule="auto"/>
        <w:jc w:val="both"/>
        <w:rPr>
          <w:rFonts w:ascii="Times New Roman" w:eastAsia="Times New Roman" w:hAnsi="Times New Roman" w:cs="Times New Roman"/>
          <w:sz w:val="28"/>
          <w:szCs w:val="28"/>
        </w:rPr>
      </w:pPr>
      <w:bookmarkStart w:id="155" w:name="_upglbi" w:colFirst="0" w:colLast="0"/>
      <w:bookmarkEnd w:id="155"/>
      <w:r>
        <w:rPr>
          <w:rFonts w:ascii="Times New Roman" w:eastAsia="Times New Roman" w:hAnsi="Times New Roman" w:cs="Times New Roman"/>
          <w:sz w:val="28"/>
          <w:szCs w:val="28"/>
        </w:rPr>
        <w:t xml:space="preserve">110 / 50 * 2 = 4,4 </w:t>
      </w:r>
      <w:r>
        <w:rPr>
          <w:rFonts w:ascii="Times New Roman" w:eastAsia="Times New Roman" w:hAnsi="Times New Roman" w:cs="Times New Roman"/>
          <w:i/>
          <w:sz w:val="28"/>
          <w:szCs w:val="28"/>
        </w:rPr>
        <w:t>чел-дней,</w:t>
      </w:r>
      <w:r>
        <w:rPr>
          <w:rFonts w:ascii="Times New Roman" w:eastAsia="Times New Roman" w:hAnsi="Times New Roman" w:cs="Times New Roman"/>
          <w:sz w:val="28"/>
          <w:szCs w:val="28"/>
        </w:rPr>
        <w:t xml:space="preserve"> если использовать тест-кейсы.</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56" w:name="_3ep43zb" w:colFirst="0" w:colLast="0"/>
      <w:bookmarkEnd w:id="156"/>
      <w:r>
        <w:rPr>
          <w:rFonts w:ascii="Times New Roman" w:eastAsia="Times New Roman" w:hAnsi="Times New Roman" w:cs="Times New Roman"/>
          <w:sz w:val="28"/>
          <w:szCs w:val="28"/>
          <w:highlight w:val="white"/>
        </w:rPr>
        <w:t>Из полученных данных можно также произвести расчет</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i/>
          <w:sz w:val="28"/>
          <w:szCs w:val="28"/>
          <w:highlight w:val="white"/>
        </w:rPr>
        <w:t>метрики числа предполагаемо найденных багов</w:t>
      </w:r>
      <w:r>
        <w:rPr>
          <w:rFonts w:ascii="Times New Roman" w:eastAsia="Times New Roman" w:hAnsi="Times New Roman" w:cs="Times New Roman"/>
          <w:sz w:val="28"/>
          <w:szCs w:val="28"/>
          <w:highlight w:val="white"/>
        </w:rPr>
        <w:t>, исходя из вида тестовой документации, по которой будут производиться тесты.</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57" w:name="_1tuee74" w:colFirst="0" w:colLast="0"/>
      <w:bookmarkEnd w:id="157"/>
      <w:r>
        <w:rPr>
          <w:rFonts w:ascii="Times New Roman" w:eastAsia="Times New Roman" w:hAnsi="Times New Roman" w:cs="Times New Roman"/>
          <w:sz w:val="28"/>
          <w:szCs w:val="28"/>
          <w:highlight w:val="white"/>
        </w:rPr>
        <w:t xml:space="preserve">Исходя из экспертных оценок на один тест приходится в среднем 0,775 бага </w:t>
      </w:r>
      <w:r>
        <w:rPr>
          <w:rFonts w:ascii="Times New Roman" w:eastAsia="Times New Roman" w:hAnsi="Times New Roman" w:cs="Times New Roman"/>
          <w:sz w:val="28"/>
          <w:szCs w:val="28"/>
        </w:rPr>
        <w:t>[15]</w:t>
      </w:r>
      <w:r>
        <w:rPr>
          <w:rFonts w:ascii="Times New Roman" w:eastAsia="Times New Roman" w:hAnsi="Times New Roman" w:cs="Times New Roman"/>
          <w:sz w:val="28"/>
          <w:szCs w:val="28"/>
          <w:highlight w:val="white"/>
        </w:rPr>
        <w:t>. А это значит что:</w:t>
      </w:r>
    </w:p>
    <w:p w:rsidR="00550131" w:rsidRDefault="001F1620">
      <w:pPr>
        <w:numPr>
          <w:ilvl w:val="0"/>
          <w:numId w:val="14"/>
        </w:numPr>
        <w:spacing w:after="0" w:line="276" w:lineRule="auto"/>
        <w:jc w:val="both"/>
        <w:rPr>
          <w:rFonts w:ascii="Times New Roman" w:eastAsia="Times New Roman" w:hAnsi="Times New Roman" w:cs="Times New Roman"/>
          <w:sz w:val="28"/>
          <w:szCs w:val="28"/>
          <w:highlight w:val="white"/>
        </w:rPr>
      </w:pPr>
      <w:bookmarkStart w:id="158" w:name="_4du1wux" w:colFirst="0" w:colLast="0"/>
      <w:bookmarkEnd w:id="158"/>
      <w:r>
        <w:rPr>
          <w:rFonts w:ascii="Times New Roman" w:eastAsia="Times New Roman" w:hAnsi="Times New Roman" w:cs="Times New Roman"/>
          <w:sz w:val="28"/>
          <w:szCs w:val="28"/>
          <w:highlight w:val="white"/>
        </w:rPr>
        <w:t>22 * 0,775 = 17,05 бага будет найдено если использовать чек-лист;</w:t>
      </w:r>
    </w:p>
    <w:p w:rsidR="00550131" w:rsidRDefault="001F1620">
      <w:pPr>
        <w:numPr>
          <w:ilvl w:val="0"/>
          <w:numId w:val="14"/>
        </w:numPr>
        <w:spacing w:after="0" w:line="276" w:lineRule="auto"/>
        <w:jc w:val="both"/>
        <w:rPr>
          <w:rFonts w:ascii="Times New Roman" w:eastAsia="Times New Roman" w:hAnsi="Times New Roman" w:cs="Times New Roman"/>
          <w:sz w:val="28"/>
          <w:szCs w:val="28"/>
          <w:highlight w:val="white"/>
        </w:rPr>
      </w:pPr>
      <w:bookmarkStart w:id="159" w:name="_2szc72q" w:colFirst="0" w:colLast="0"/>
      <w:bookmarkEnd w:id="159"/>
      <w:r>
        <w:rPr>
          <w:rFonts w:ascii="Times New Roman" w:eastAsia="Times New Roman" w:hAnsi="Times New Roman" w:cs="Times New Roman"/>
          <w:sz w:val="28"/>
          <w:szCs w:val="28"/>
          <w:highlight w:val="white"/>
        </w:rPr>
        <w:t>110 * 0,775 = 88,25 бага будет найдено если использовать тест-кейсы</w:t>
      </w:r>
    </w:p>
    <w:p w:rsidR="00550131" w:rsidRDefault="00550131">
      <w:pPr>
        <w:spacing w:after="0" w:line="276" w:lineRule="auto"/>
        <w:ind w:left="720"/>
        <w:jc w:val="both"/>
        <w:rPr>
          <w:rFonts w:ascii="Times New Roman" w:eastAsia="Times New Roman" w:hAnsi="Times New Roman" w:cs="Times New Roman"/>
          <w:sz w:val="28"/>
          <w:szCs w:val="28"/>
          <w:highlight w:val="white"/>
        </w:rPr>
      </w:pPr>
      <w:bookmarkStart w:id="160" w:name="_pvwwpvrw1czd" w:colFirst="0" w:colLast="0"/>
      <w:bookmarkEnd w:id="160"/>
    </w:p>
    <w:p w:rsidR="00550131" w:rsidRDefault="001F1620">
      <w:pPr>
        <w:pStyle w:val="2"/>
        <w:spacing w:line="276" w:lineRule="auto"/>
        <w:ind w:firstLine="720"/>
        <w:jc w:val="both"/>
        <w:rPr>
          <w:rFonts w:ascii="Times New Roman" w:eastAsia="Times New Roman" w:hAnsi="Times New Roman" w:cs="Times New Roman"/>
          <w:b/>
          <w:color w:val="000000"/>
          <w:sz w:val="28"/>
          <w:szCs w:val="28"/>
        </w:rPr>
      </w:pPr>
      <w:bookmarkStart w:id="161" w:name="_Toc12283061"/>
      <w:r>
        <w:rPr>
          <w:rFonts w:ascii="Times New Roman" w:eastAsia="Times New Roman" w:hAnsi="Times New Roman" w:cs="Times New Roman"/>
          <w:b/>
          <w:color w:val="000000"/>
          <w:sz w:val="28"/>
          <w:szCs w:val="28"/>
        </w:rPr>
        <w:t>Выводы по главе 2</w:t>
      </w:r>
      <w:bookmarkEnd w:id="161"/>
    </w:p>
    <w:p w:rsidR="00550131" w:rsidRDefault="001F1620">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Качество программного обеспечения  – это способность программного продукта при заданных условиях удовлетворять установленным или предполагаемым потребностям. Главной задачей процесса тестирования является подтверждение того, что продукт является качественным. Стандарт  ISO/IEC 25010:2011 определяет модель качества продукта, которая включает восемь характеристик верхнего уровня: функциональная пригодность; уровень производительности; совместимость; удобство использования (юзабилити); надежность; защищённость; сопровождаемость; переносимость (мобильность). С точки зрения тестировщика качество – показатель степени соответствия продукта предъявляемым к нему требованиям.</w:t>
      </w:r>
    </w:p>
    <w:p w:rsidR="00550131" w:rsidRDefault="001F1620">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Введение и использование метрик необходимо для улучшения контроля этапа тестирования, что позволяет повлиять на принятие своевременных управленческих решений. Метрика – это количественный масштаб и метод, который может использоваться для измерения. Метрики могут стать хорошим инструментом визуализации критериев качества. </w:t>
      </w:r>
    </w:p>
    <w:p w:rsidR="00550131" w:rsidRDefault="001F1620">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 контроля тестирования состоит в получении обратной связи и визуализации процесса тестирования. Необходимую для контроля информацию собирают (как вручную, так и автоматически) и используют для оценки состояния и принятия решений, таких как покрытие требований или кода тестами, или критерии окончания </w:t>
      </w:r>
      <w:r>
        <w:rPr>
          <w:rFonts w:ascii="Times New Roman" w:eastAsia="Times New Roman" w:hAnsi="Times New Roman" w:cs="Times New Roman"/>
          <w:sz w:val="28"/>
          <w:szCs w:val="28"/>
        </w:rPr>
        <w:lastRenderedPageBreak/>
        <w:t>тестирования. Метрики также могут быть использованы для оценки прогресса выполнения запланированных работ и освоения бюджета.</w:t>
      </w:r>
    </w:p>
    <w:p w:rsidR="00550131" w:rsidRDefault="001F162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 применяемые на этапе тестирования ПО, можно классифицировать по следующим признакам: по этапам тестирования; по сущностям. По способу получения значений метрики можно разделить на расчетные метрики, которые вычисляются по определенным правилам из некоторых первичных показателей, измеренных в заданных шкалах; на измеряемые, которые сами являются первичной информацией.</w:t>
      </w:r>
    </w:p>
    <w:p w:rsidR="00550131" w:rsidRDefault="00550131">
      <w:pPr>
        <w:rPr>
          <w:rFonts w:ascii="Times New Roman" w:eastAsia="Times New Roman" w:hAnsi="Times New Roman" w:cs="Times New Roman"/>
        </w:rPr>
      </w:pPr>
    </w:p>
    <w:p w:rsidR="00550131" w:rsidRDefault="001F1620">
      <w:pPr>
        <w:pStyle w:val="1"/>
        <w:spacing w:line="360" w:lineRule="auto"/>
        <w:jc w:val="center"/>
        <w:rPr>
          <w:rFonts w:ascii="Times New Roman" w:eastAsia="Times New Roman" w:hAnsi="Times New Roman" w:cs="Times New Roman"/>
          <w:b/>
          <w:color w:val="000000"/>
        </w:rPr>
      </w:pPr>
      <w:r>
        <w:br w:type="page"/>
      </w:r>
    </w:p>
    <w:p w:rsidR="00550131" w:rsidRDefault="001F1620" w:rsidP="002B5520">
      <w:pPr>
        <w:pStyle w:val="1"/>
        <w:spacing w:before="0" w:line="360" w:lineRule="auto"/>
        <w:jc w:val="center"/>
        <w:rPr>
          <w:rFonts w:ascii="Times New Roman" w:eastAsia="Times New Roman" w:hAnsi="Times New Roman" w:cs="Times New Roman"/>
          <w:b/>
          <w:color w:val="000000"/>
        </w:rPr>
      </w:pPr>
      <w:bookmarkStart w:id="162" w:name="_Toc12283062"/>
      <w:r>
        <w:rPr>
          <w:rFonts w:ascii="Times New Roman" w:eastAsia="Times New Roman" w:hAnsi="Times New Roman" w:cs="Times New Roman"/>
          <w:b/>
          <w:color w:val="000000"/>
        </w:rPr>
        <w:lastRenderedPageBreak/>
        <w:t>ГЛАВА 3  РАЗРАБОТКА ПРОЕКТА ИНФОРМАЦИОННО-АНАЛИТИЧЕСКОЙ СИСТЕМЫ  УПРАВЛЕНИЯ ИТ-ПРОЕКТАМИ НА ЭТАПЕ ТЕСТИРОВАНИЯ</w:t>
      </w:r>
      <w:bookmarkEnd w:id="162"/>
      <w:r>
        <w:rPr>
          <w:rFonts w:ascii="Times New Roman" w:eastAsia="Times New Roman" w:hAnsi="Times New Roman" w:cs="Times New Roman"/>
          <w:b/>
          <w:color w:val="000000"/>
        </w:rPr>
        <w:t xml:space="preserve"> </w:t>
      </w:r>
    </w:p>
    <w:p w:rsidR="002B5520" w:rsidRPr="002B5520" w:rsidRDefault="002B5520" w:rsidP="002B5520">
      <w:pPr>
        <w:spacing w:line="360" w:lineRule="auto"/>
      </w:pPr>
    </w:p>
    <w:p w:rsidR="00550131" w:rsidRDefault="001F1620" w:rsidP="002B5520">
      <w:pPr>
        <w:pStyle w:val="2"/>
        <w:spacing w:before="0" w:line="360" w:lineRule="auto"/>
        <w:ind w:firstLine="720"/>
        <w:rPr>
          <w:rFonts w:ascii="Times New Roman" w:eastAsia="Times New Roman" w:hAnsi="Times New Roman" w:cs="Times New Roman"/>
          <w:b/>
          <w:color w:val="000000"/>
          <w:sz w:val="32"/>
          <w:szCs w:val="32"/>
        </w:rPr>
      </w:pPr>
      <w:bookmarkStart w:id="163" w:name="_Toc12283063"/>
      <w:r>
        <w:rPr>
          <w:rFonts w:ascii="Times New Roman" w:eastAsia="Times New Roman" w:hAnsi="Times New Roman" w:cs="Times New Roman"/>
          <w:b/>
          <w:color w:val="000000"/>
          <w:sz w:val="32"/>
          <w:szCs w:val="32"/>
        </w:rPr>
        <w:t>3.1 Метрики в управлении этапом тестирования</w:t>
      </w:r>
      <w:bookmarkEnd w:id="163"/>
    </w:p>
    <w:p w:rsidR="00550131" w:rsidRDefault="00550131" w:rsidP="002B5520">
      <w:pPr>
        <w:spacing w:after="0" w:line="360" w:lineRule="auto"/>
        <w:ind w:firstLine="720"/>
        <w:jc w:val="both"/>
        <w:rPr>
          <w:rFonts w:ascii="Times New Roman" w:eastAsia="Times New Roman" w:hAnsi="Times New Roman" w:cs="Times New Roman"/>
          <w:sz w:val="28"/>
          <w:szCs w:val="28"/>
          <w:highlight w:val="white"/>
        </w:rPr>
      </w:pPr>
      <w:bookmarkStart w:id="164" w:name="_meukdy" w:colFirst="0" w:colLast="0"/>
      <w:bookmarkEnd w:id="164"/>
    </w:p>
    <w:p w:rsidR="00550131" w:rsidRDefault="001F1620">
      <w:pPr>
        <w:spacing w:after="0" w:line="276"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соответствии с целью настоящей работы определим классы метрик в соответствии с их применением на различных этапах управления тестированием ПО.</w:t>
      </w:r>
    </w:p>
    <w:p w:rsidR="00550131" w:rsidRDefault="001F1620">
      <w:pPr>
        <w:spacing w:after="0" w:line="276" w:lineRule="auto"/>
        <w:ind w:firstLine="720"/>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Расчетные метрики, применяемые на этапе анализа документации и тест-дизайна (</w:t>
      </w:r>
      <w:r w:rsidR="00D83C13">
        <w:rPr>
          <w:rFonts w:ascii="Times New Roman" w:eastAsia="Times New Roman" w:hAnsi="Times New Roman" w:cs="Times New Roman"/>
          <w:sz w:val="28"/>
          <w:szCs w:val="28"/>
        </w:rPr>
        <w:t>т</w:t>
      </w:r>
      <w:r>
        <w:rPr>
          <w:rFonts w:ascii="Times New Roman" w:eastAsia="Times New Roman" w:hAnsi="Times New Roman" w:cs="Times New Roman"/>
          <w:sz w:val="28"/>
          <w:szCs w:val="28"/>
        </w:rPr>
        <w:t>аблица 2.1</w:t>
      </w:r>
      <w:r>
        <w:rPr>
          <w:rFonts w:ascii="Times New Roman" w:eastAsia="Times New Roman" w:hAnsi="Times New Roman" w:cs="Times New Roman"/>
          <w:sz w:val="28"/>
          <w:szCs w:val="28"/>
          <w:highlight w:val="white"/>
        </w:rPr>
        <w:t xml:space="preserve">), необходимы для этапа планирования стратегии тестирования. Их можно отнести к </w:t>
      </w:r>
      <w:r>
        <w:rPr>
          <w:rFonts w:ascii="Times New Roman" w:eastAsia="Times New Roman" w:hAnsi="Times New Roman" w:cs="Times New Roman"/>
          <w:b/>
          <w:sz w:val="28"/>
          <w:szCs w:val="28"/>
          <w:highlight w:val="white"/>
        </w:rPr>
        <w:t xml:space="preserve">классу метрик планирования.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sz w:val="28"/>
          <w:szCs w:val="28"/>
          <w:highlight w:val="white"/>
        </w:rPr>
        <w:t xml:space="preserve">Метрики функционального тестирования, автотестирования, внедрения и сопровождения из </w:t>
      </w:r>
      <w:r>
        <w:rPr>
          <w:rFonts w:ascii="Times New Roman" w:eastAsia="Times New Roman" w:hAnsi="Times New Roman" w:cs="Times New Roman"/>
          <w:sz w:val="28"/>
          <w:szCs w:val="28"/>
        </w:rPr>
        <w:t>таблицы 2.1</w:t>
      </w:r>
      <w:r>
        <w:rPr>
          <w:rFonts w:ascii="Times New Roman" w:eastAsia="Times New Roman" w:hAnsi="Times New Roman" w:cs="Times New Roman"/>
          <w:color w:val="FF0000"/>
          <w:sz w:val="28"/>
          <w:szCs w:val="28"/>
          <w:highlight w:val="white"/>
        </w:rPr>
        <w:t xml:space="preserve"> </w:t>
      </w:r>
      <w:r>
        <w:rPr>
          <w:rFonts w:ascii="Times New Roman" w:eastAsia="Times New Roman" w:hAnsi="Times New Roman" w:cs="Times New Roman"/>
          <w:sz w:val="28"/>
          <w:szCs w:val="28"/>
          <w:highlight w:val="white"/>
        </w:rPr>
        <w:t xml:space="preserve">невозможно применить по отношению к требованиям. Такие метрики можно отнести к </w:t>
      </w:r>
      <w:r>
        <w:rPr>
          <w:rFonts w:ascii="Times New Roman" w:eastAsia="Times New Roman" w:hAnsi="Times New Roman" w:cs="Times New Roman"/>
          <w:b/>
          <w:sz w:val="28"/>
          <w:szCs w:val="28"/>
          <w:highlight w:val="white"/>
        </w:rPr>
        <w:t>классу результативности.</w:t>
      </w:r>
      <w:r>
        <w:rPr>
          <w:rFonts w:ascii="Times New Roman" w:eastAsia="Times New Roman" w:hAnsi="Times New Roman" w:cs="Times New Roman"/>
          <w:sz w:val="28"/>
          <w:szCs w:val="28"/>
          <w:highlight w:val="white"/>
        </w:rPr>
        <w:t xml:space="preserve">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65" w:name="_36ei31r" w:colFirst="0" w:colLast="0"/>
      <w:bookmarkEnd w:id="165"/>
      <w:r>
        <w:rPr>
          <w:rFonts w:ascii="Times New Roman" w:eastAsia="Times New Roman" w:hAnsi="Times New Roman" w:cs="Times New Roman"/>
          <w:color w:val="282828"/>
          <w:sz w:val="28"/>
          <w:szCs w:val="28"/>
          <w:highlight w:val="white"/>
        </w:rPr>
        <w:t xml:space="preserve">К любым метрикам стоит подходить опираясь на задачи проекта разработки ПО. Каждый проект по разработке ПО уникален. Это делает один вид метрик необходимым для одного проекта, и совершенно неподходящим для другого. Зачастую тестировщикам приходится разрабатывать несколько планов дальнейших действий по тестирования и обосновывать заказчику риски применения каждого сценария. С этой точки зрения метрики служат инструментом планирования. Метрики </w:t>
      </w:r>
      <w:r>
        <w:rPr>
          <w:rFonts w:ascii="Times New Roman" w:eastAsia="Times New Roman" w:hAnsi="Times New Roman" w:cs="Times New Roman"/>
          <w:i/>
          <w:color w:val="282828"/>
          <w:sz w:val="28"/>
          <w:szCs w:val="28"/>
          <w:highlight w:val="white"/>
        </w:rPr>
        <w:t>класса планирования</w:t>
      </w:r>
      <w:r>
        <w:rPr>
          <w:rFonts w:ascii="Times New Roman" w:eastAsia="Times New Roman" w:hAnsi="Times New Roman" w:cs="Times New Roman"/>
          <w:color w:val="282828"/>
          <w:sz w:val="28"/>
          <w:szCs w:val="28"/>
          <w:highlight w:val="white"/>
        </w:rPr>
        <w:t xml:space="preserve"> способны предложить вариант быстрой разработки и обосновать низкое качество ПО, либо объяснить заказчику причину долгой разработки.</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66" w:name="_1ljsd9k" w:colFirst="0" w:colLast="0"/>
      <w:bookmarkEnd w:id="166"/>
      <w:r>
        <w:rPr>
          <w:rFonts w:ascii="Times New Roman" w:eastAsia="Times New Roman" w:hAnsi="Times New Roman" w:cs="Times New Roman"/>
          <w:color w:val="282828"/>
          <w:sz w:val="28"/>
          <w:szCs w:val="28"/>
          <w:highlight w:val="white"/>
        </w:rPr>
        <w:t xml:space="preserve">Так, например, </w:t>
      </w:r>
      <w:r>
        <w:rPr>
          <w:rFonts w:ascii="Times New Roman" w:eastAsia="Times New Roman" w:hAnsi="Times New Roman" w:cs="Times New Roman"/>
          <w:sz w:val="28"/>
          <w:szCs w:val="28"/>
          <w:highlight w:val="white"/>
        </w:rPr>
        <w:t xml:space="preserve">анализируя результаты расчетных метрик и использование их в планировании применения различного вида тестовой документации, можно сделать вывод о том, что использование чек-листов в качестве тестовой документации, позволяет значительно сократить время на их написание и прохождения. Но при этом процент найденных багов будет сильно отличаться от случая, когда использовались тест-кейсы.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67" w:name="_45jfvxd" w:colFirst="0" w:colLast="0"/>
      <w:bookmarkEnd w:id="167"/>
      <w:r>
        <w:rPr>
          <w:rFonts w:ascii="Times New Roman" w:eastAsia="Times New Roman" w:hAnsi="Times New Roman" w:cs="Times New Roman"/>
          <w:sz w:val="28"/>
          <w:szCs w:val="28"/>
          <w:highlight w:val="white"/>
        </w:rPr>
        <w:t xml:space="preserve">Применение различного вида тестовой документации зависит от типа проекта, от времени, отведенного для реализации проекта. Обычно тест кейсами покрывают модули со сложным функционалом или высокой связанностью с другими модулями. Это делается для того, чтоб минимизировать упущенные баги. Остальные модули, </w:t>
      </w:r>
      <w:r>
        <w:rPr>
          <w:rFonts w:ascii="Times New Roman" w:eastAsia="Times New Roman" w:hAnsi="Times New Roman" w:cs="Times New Roman"/>
          <w:sz w:val="28"/>
          <w:szCs w:val="28"/>
          <w:highlight w:val="white"/>
        </w:rPr>
        <w:lastRenderedPageBreak/>
        <w:t>более легкие в реализации или менее важные с точки зрения функционала, покрывают чек-листами или не применяют какую-либо тестовую документацию вообще.</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68" w:name="_2koq656" w:colFirst="0" w:colLast="0"/>
      <w:bookmarkEnd w:id="168"/>
      <w:r>
        <w:rPr>
          <w:rFonts w:ascii="Times New Roman" w:eastAsia="Times New Roman" w:hAnsi="Times New Roman" w:cs="Times New Roman"/>
          <w:sz w:val="28"/>
          <w:szCs w:val="28"/>
          <w:highlight w:val="white"/>
        </w:rPr>
        <w:t>Также метрики класса планирования способны решать задачи эстимации проведения тестирования.</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69" w:name="_zu0gcz" w:colFirst="0" w:colLast="0"/>
      <w:bookmarkEnd w:id="169"/>
      <w:r>
        <w:rPr>
          <w:rFonts w:ascii="Times New Roman" w:eastAsia="Times New Roman" w:hAnsi="Times New Roman" w:cs="Times New Roman"/>
          <w:sz w:val="28"/>
          <w:szCs w:val="28"/>
          <w:highlight w:val="white"/>
        </w:rPr>
        <w:t xml:space="preserve">Метрики </w:t>
      </w:r>
      <w:r>
        <w:rPr>
          <w:rFonts w:ascii="Times New Roman" w:eastAsia="Times New Roman" w:hAnsi="Times New Roman" w:cs="Times New Roman"/>
          <w:i/>
          <w:sz w:val="28"/>
          <w:szCs w:val="28"/>
          <w:highlight w:val="white"/>
        </w:rPr>
        <w:t>класса результативности</w:t>
      </w:r>
      <w:r>
        <w:rPr>
          <w:rFonts w:ascii="Times New Roman" w:eastAsia="Times New Roman" w:hAnsi="Times New Roman" w:cs="Times New Roman"/>
          <w:sz w:val="28"/>
          <w:szCs w:val="28"/>
          <w:highlight w:val="white"/>
        </w:rPr>
        <w:t xml:space="preserve"> рассчитываются только в процессе разработки и тестирования программного продукта и после его реализации. Они отражают в динамике процесс тестирования программного продукта позволяют подготавливать отчетность перед заказчиком. Также на основе данных метрик можно подвергать анализу достигнутые результаты, допущенные ошибки или, наоборот, успехи.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170" w:name="_3jtnz0s" w:colFirst="0" w:colLast="0"/>
      <w:bookmarkEnd w:id="170"/>
      <w:r>
        <w:rPr>
          <w:rFonts w:ascii="Times New Roman" w:eastAsia="Times New Roman" w:hAnsi="Times New Roman" w:cs="Times New Roman"/>
          <w:sz w:val="28"/>
          <w:szCs w:val="28"/>
          <w:highlight w:val="white"/>
        </w:rPr>
        <w:t>Значения данных метрик могут быть внесены в БД опыта использования метрик только в процессе реализации реального проекта. В отличие от метрик планирования, которые могут быть применены в случае отсутствия в БД информации о завершенных проектах, результативные метрики смогут быть полезны для планирования только после накопления результатов нескольких реально реализованных и выпущенных программных продуктов.</w:t>
      </w:r>
    </w:p>
    <w:p w:rsidR="002B5520" w:rsidRDefault="002B5520">
      <w:pPr>
        <w:spacing w:after="0" w:line="276" w:lineRule="auto"/>
        <w:ind w:firstLine="720"/>
        <w:jc w:val="both"/>
        <w:rPr>
          <w:rFonts w:ascii="Times New Roman" w:eastAsia="Times New Roman" w:hAnsi="Times New Roman" w:cs="Times New Roman"/>
          <w:sz w:val="28"/>
          <w:szCs w:val="28"/>
          <w:highlight w:val="white"/>
        </w:rPr>
      </w:pPr>
    </w:p>
    <w:p w:rsidR="00550131" w:rsidRDefault="002B5520">
      <w:pPr>
        <w:pStyle w:val="2"/>
        <w:spacing w:line="360" w:lineRule="auto"/>
        <w:ind w:firstLine="720"/>
        <w:rPr>
          <w:rFonts w:ascii="Times New Roman" w:eastAsia="Times New Roman" w:hAnsi="Times New Roman" w:cs="Times New Roman"/>
          <w:b/>
          <w:color w:val="000000"/>
          <w:sz w:val="28"/>
          <w:szCs w:val="28"/>
        </w:rPr>
      </w:pPr>
      <w:bookmarkStart w:id="171" w:name="_fppljaagr72c" w:colFirst="0" w:colLast="0"/>
      <w:bookmarkStart w:id="172" w:name="_Toc12283064"/>
      <w:bookmarkEnd w:id="171"/>
      <w:r>
        <w:rPr>
          <w:rFonts w:ascii="Times New Roman" w:eastAsia="Times New Roman" w:hAnsi="Times New Roman" w:cs="Times New Roman"/>
          <w:b/>
          <w:color w:val="000000"/>
          <w:sz w:val="28"/>
          <w:szCs w:val="28"/>
        </w:rPr>
        <w:t xml:space="preserve">3.2  </w:t>
      </w:r>
      <w:r w:rsidR="001F1620">
        <w:rPr>
          <w:rFonts w:ascii="Times New Roman" w:eastAsia="Times New Roman" w:hAnsi="Times New Roman" w:cs="Times New Roman"/>
          <w:b/>
          <w:color w:val="000000"/>
          <w:sz w:val="28"/>
          <w:szCs w:val="28"/>
        </w:rPr>
        <w:t xml:space="preserve">Проект подсистемы информационно-аналитической системы управления ИТ-проектами на этапе тестирования </w:t>
      </w:r>
      <w:hyperlink w:anchor="_4jpj0b3">
        <w:r w:rsidR="001F1620">
          <w:rPr>
            <w:rFonts w:ascii="Times New Roman" w:eastAsia="Times New Roman" w:hAnsi="Times New Roman" w:cs="Times New Roman"/>
            <w:b/>
            <w:color w:val="000000"/>
            <w:sz w:val="28"/>
            <w:szCs w:val="28"/>
          </w:rPr>
          <w:t>для сбора, анализа выработки и мониторинга принятых решений и показателей качества</w:t>
        </w:r>
        <w:bookmarkEnd w:id="172"/>
      </w:hyperlink>
    </w:p>
    <w:p w:rsidR="002B5520" w:rsidRPr="002B5520" w:rsidRDefault="002B5520" w:rsidP="002B5520">
      <w:pPr>
        <w:spacing w:after="0"/>
      </w:pPr>
    </w:p>
    <w:p w:rsidR="002B5520" w:rsidRDefault="001F1620" w:rsidP="002B5520">
      <w:pPr>
        <w:pStyle w:val="3"/>
        <w:spacing w:after="0" w:line="360" w:lineRule="auto"/>
        <w:ind w:firstLine="720"/>
        <w:rPr>
          <w:sz w:val="28"/>
          <w:szCs w:val="28"/>
        </w:rPr>
      </w:pPr>
      <w:r>
        <w:rPr>
          <w:color w:val="000000"/>
          <w:sz w:val="28"/>
          <w:szCs w:val="28"/>
        </w:rPr>
        <w:t xml:space="preserve"> </w:t>
      </w:r>
      <w:bookmarkStart w:id="173" w:name="_Toc12283065"/>
      <w:r>
        <w:rPr>
          <w:sz w:val="28"/>
          <w:szCs w:val="28"/>
        </w:rPr>
        <w:t>3.2.1 Архитектура подсистемы</w:t>
      </w:r>
      <w:bookmarkEnd w:id="173"/>
      <w:r>
        <w:rPr>
          <w:sz w:val="28"/>
          <w:szCs w:val="28"/>
        </w:rPr>
        <w:t xml:space="preserve"> </w:t>
      </w:r>
    </w:p>
    <w:p w:rsidR="002B5520" w:rsidRPr="002B5520" w:rsidRDefault="002B5520" w:rsidP="002B5520">
      <w:pPr>
        <w:spacing w:after="0"/>
      </w:pPr>
    </w:p>
    <w:p w:rsidR="00550131" w:rsidRDefault="001F1620" w:rsidP="002B552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Подсистема состоит из трех основных компонентов: веб-приложение, база данных “опыт реализованных проектов”, аналитический модуль обработки данных. Пользователь сможет работать напрямую только с веб-приложением, которое будет взаимодействовать с базой данных и аналитическим модулем незаметно для пользователя. На рисунке 3.</w:t>
      </w:r>
      <w:r w:rsidR="00D83C13">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представлена схема взаимодействия основных компонентов подсистемы. </w:t>
      </w:r>
    </w:p>
    <w:p w:rsidR="00550131" w:rsidRDefault="001F1620">
      <w:pPr>
        <w:jc w:val="center"/>
      </w:pPr>
      <w:r>
        <w:rPr>
          <w:noProof/>
          <w:lang w:val="be-BY" w:eastAsia="be-BY"/>
        </w:rPr>
        <w:lastRenderedPageBreak/>
        <w:drawing>
          <wp:inline distT="19050" distB="19050" distL="19050" distR="19050">
            <wp:extent cx="4448175" cy="3667125"/>
            <wp:effectExtent l="0" t="0" r="9525"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48175" cy="3667125"/>
                    </a:xfrm>
                    <a:prstGeom prst="rect">
                      <a:avLst/>
                    </a:prstGeom>
                    <a:ln/>
                  </pic:spPr>
                </pic:pic>
              </a:graphicData>
            </a:graphic>
          </wp:inline>
        </w:drawing>
      </w:r>
    </w:p>
    <w:p w:rsidR="002B5520" w:rsidRDefault="002B5520">
      <w:pPr>
        <w:spacing w:after="0" w:line="276" w:lineRule="auto"/>
        <w:jc w:val="center"/>
        <w:rPr>
          <w:rFonts w:ascii="Times New Roman" w:eastAsia="Times New Roman" w:hAnsi="Times New Roman" w:cs="Times New Roman"/>
          <w:b/>
          <w:sz w:val="24"/>
          <w:szCs w:val="24"/>
        </w:rPr>
      </w:pPr>
    </w:p>
    <w:p w:rsidR="00550131" w:rsidRDefault="001F162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Рисунок 3.</w:t>
      </w:r>
      <w:r w:rsidR="00D83C13">
        <w:rPr>
          <w:rFonts w:ascii="Times New Roman" w:eastAsia="Times New Roman" w:hAnsi="Times New Roman" w:cs="Times New Roman"/>
          <w:b/>
          <w:sz w:val="24"/>
          <w:szCs w:val="24"/>
        </w:rPr>
        <w:t>1</w:t>
      </w:r>
      <w:r>
        <w:rPr>
          <w:rFonts w:ascii="Times New Roman" w:eastAsia="Times New Roman" w:hAnsi="Times New Roman" w:cs="Times New Roman"/>
          <w:b/>
          <w:sz w:val="28"/>
          <w:szCs w:val="28"/>
        </w:rPr>
        <w:t xml:space="preserve"> </w:t>
      </w:r>
      <w:r>
        <w:rPr>
          <w:rFonts w:ascii="Times" w:eastAsia="Times" w:hAnsi="Times" w:cs="Times"/>
          <w:b/>
          <w:sz w:val="24"/>
          <w:szCs w:val="24"/>
        </w:rPr>
        <w:t xml:space="preserve"> –</w:t>
      </w:r>
      <w:r>
        <w:rPr>
          <w:rFonts w:ascii="Times New Roman" w:eastAsia="Times New Roman" w:hAnsi="Times New Roman" w:cs="Times New Roman"/>
          <w:b/>
          <w:sz w:val="28"/>
          <w:szCs w:val="28"/>
        </w:rPr>
        <w:t xml:space="preserve"> Схема действий по управлению рисками</w:t>
      </w:r>
    </w:p>
    <w:p w:rsidR="00550131" w:rsidRDefault="001F162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Источник: собственная разработка автора</w:t>
      </w:r>
    </w:p>
    <w:p w:rsidR="00550131" w:rsidRDefault="00550131">
      <w:pPr>
        <w:spacing w:after="0" w:line="276" w:lineRule="auto"/>
        <w:jc w:val="both"/>
        <w:rPr>
          <w:rFonts w:ascii="Times New Roman" w:eastAsia="Times New Roman" w:hAnsi="Times New Roman" w:cs="Times New Roman"/>
          <w:sz w:val="28"/>
          <w:szCs w:val="28"/>
        </w:rPr>
      </w:pPr>
    </w:p>
    <w:p w:rsidR="00550131" w:rsidRDefault="001F1620" w:rsidP="002B5520">
      <w:pPr>
        <w:spacing w:after="0"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последовательности передачи пользовательских</w:t>
      </w:r>
      <w:r w:rsidR="002B5520">
        <w:rPr>
          <w:rFonts w:ascii="Times New Roman" w:eastAsia="Times New Roman" w:hAnsi="Times New Roman" w:cs="Times New Roman"/>
          <w:sz w:val="28"/>
          <w:szCs w:val="28"/>
        </w:rPr>
        <w:t xml:space="preserve"> данных представлена на рисунке </w:t>
      </w:r>
      <w:r>
        <w:rPr>
          <w:rFonts w:ascii="Times New Roman" w:eastAsia="Times New Roman" w:hAnsi="Times New Roman" w:cs="Times New Roman"/>
          <w:sz w:val="28"/>
          <w:szCs w:val="28"/>
        </w:rPr>
        <w:t>3.</w:t>
      </w:r>
      <w:r w:rsidR="00D83C13">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ab/>
      </w:r>
      <w:r w:rsidR="002B5520">
        <w:rPr>
          <w:noProof/>
          <w:lang w:val="be-BY" w:eastAsia="be-BY"/>
        </w:rPr>
        <w:drawing>
          <wp:inline distT="0" distB="0" distL="0" distR="0">
            <wp:extent cx="6457950" cy="4849495"/>
            <wp:effectExtent l="0" t="0" r="0" b="8255"/>
            <wp:docPr id="2101604470" name="picture"/>
            <wp:cNvGraphicFramePr/>
            <a:graphic xmlns:a="http://schemas.openxmlformats.org/drawingml/2006/main">
              <a:graphicData uri="http://schemas.openxmlformats.org/drawingml/2006/picture">
                <pic:pic xmlns:pic="http://schemas.openxmlformats.org/drawingml/2006/picture">
                  <pic:nvPicPr>
                    <pic:cNvPr id="2101604470" name="picture"/>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57950" cy="4849495"/>
                    </a:xfrm>
                    <a:prstGeom prst="rect">
                      <a:avLst/>
                    </a:prstGeom>
                  </pic:spPr>
                </pic:pic>
              </a:graphicData>
            </a:graphic>
          </wp:inline>
        </w:drawing>
      </w:r>
    </w:p>
    <w:p w:rsidR="002B5520" w:rsidRDefault="002B5520">
      <w:pPr>
        <w:spacing w:after="0" w:line="276" w:lineRule="auto"/>
        <w:jc w:val="center"/>
        <w:rPr>
          <w:rFonts w:ascii="Times New Roman" w:eastAsia="Times New Roman" w:hAnsi="Times New Roman" w:cs="Times New Roman"/>
          <w:b/>
          <w:sz w:val="24"/>
          <w:szCs w:val="24"/>
        </w:rPr>
      </w:pPr>
    </w:p>
    <w:p w:rsidR="00550131" w:rsidRDefault="001F162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Рисунок 3.</w:t>
      </w:r>
      <w:r w:rsidR="00D83C13">
        <w:rPr>
          <w:rFonts w:ascii="Times New Roman" w:eastAsia="Times New Roman" w:hAnsi="Times New Roman" w:cs="Times New Roman"/>
          <w:b/>
          <w:sz w:val="24"/>
          <w:szCs w:val="24"/>
        </w:rPr>
        <w:t>2</w:t>
      </w:r>
      <w:r>
        <w:rPr>
          <w:rFonts w:ascii="Times New Roman" w:eastAsia="Times New Roman" w:hAnsi="Times New Roman" w:cs="Times New Roman"/>
          <w:b/>
          <w:sz w:val="28"/>
          <w:szCs w:val="28"/>
        </w:rPr>
        <w:t xml:space="preserve"> </w:t>
      </w:r>
      <w:r>
        <w:rPr>
          <w:rFonts w:ascii="Times" w:eastAsia="Times" w:hAnsi="Times" w:cs="Times"/>
          <w:b/>
          <w:sz w:val="24"/>
          <w:szCs w:val="24"/>
        </w:rPr>
        <w:t xml:space="preserve"> – </w:t>
      </w:r>
      <w:r>
        <w:rPr>
          <w:rFonts w:ascii="Times New Roman" w:eastAsia="Times New Roman" w:hAnsi="Times New Roman" w:cs="Times New Roman"/>
          <w:b/>
          <w:sz w:val="28"/>
          <w:szCs w:val="28"/>
        </w:rPr>
        <w:t>Диаграмма последовательности получения данных с сервера БД</w:t>
      </w:r>
    </w:p>
    <w:p w:rsidR="00550131" w:rsidRDefault="001F162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Источник: собственная разработка автора</w:t>
      </w:r>
    </w:p>
    <w:p w:rsidR="00550131" w:rsidRDefault="00550131">
      <w:pPr>
        <w:spacing w:after="0" w:line="276" w:lineRule="auto"/>
        <w:ind w:firstLine="720"/>
        <w:jc w:val="both"/>
        <w:rPr>
          <w:rFonts w:ascii="Times New Roman" w:eastAsia="Times New Roman" w:hAnsi="Times New Roman" w:cs="Times New Roman"/>
          <w:sz w:val="28"/>
          <w:szCs w:val="28"/>
        </w:rPr>
      </w:pP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Архитектура клиент-серверного взаимодействия для данного приложения выглядит следующим образом: клиент посылает HTTP запросы на сервер, сервер обрабатывает их и возвращает результат в текстовом JSON-формате. «Общение» происходит согласно заранее составленному API. </w:t>
      </w:r>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клиентской-части состоит во взаимодействии с пользователем, передаче пользовательского запроса серверу, получение запроса от серверной части и представление его в удобном для пользователя виде. Программа-сервер обрабатывает запросы клиента и выдает ответы. Схема организации клиент-серверного взаимодействия представлена на рисунке 3.</w:t>
      </w:r>
      <w:r w:rsidR="00D83C13">
        <w:rPr>
          <w:rFonts w:ascii="Times New Roman" w:eastAsia="Times New Roman" w:hAnsi="Times New Roman" w:cs="Times New Roman"/>
          <w:sz w:val="28"/>
          <w:szCs w:val="28"/>
        </w:rPr>
        <w:t>3</w:t>
      </w:r>
    </w:p>
    <w:p w:rsidR="00550131" w:rsidRDefault="001F1620">
      <w:pPr>
        <w:spacing w:after="0" w:line="276"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be-BY" w:eastAsia="be-BY"/>
        </w:rPr>
        <w:lastRenderedPageBreak/>
        <w:drawing>
          <wp:inline distT="114300" distB="114300" distL="114300" distR="114300">
            <wp:extent cx="5057775" cy="30575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057775" cy="3057525"/>
                    </a:xfrm>
                    <a:prstGeom prst="rect">
                      <a:avLst/>
                    </a:prstGeom>
                    <a:ln/>
                  </pic:spPr>
                </pic:pic>
              </a:graphicData>
            </a:graphic>
          </wp:inline>
        </w:drawing>
      </w:r>
    </w:p>
    <w:p w:rsidR="00550131" w:rsidRDefault="001F162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Рисунок 3.</w:t>
      </w:r>
      <w:r w:rsidR="00D83C13">
        <w:rPr>
          <w:rFonts w:ascii="Times New Roman" w:eastAsia="Times New Roman" w:hAnsi="Times New Roman" w:cs="Times New Roman"/>
          <w:b/>
          <w:sz w:val="24"/>
          <w:szCs w:val="24"/>
        </w:rPr>
        <w:t>3</w:t>
      </w:r>
      <w:r>
        <w:rPr>
          <w:rFonts w:ascii="Times New Roman" w:eastAsia="Times New Roman" w:hAnsi="Times New Roman" w:cs="Times New Roman"/>
          <w:b/>
          <w:sz w:val="28"/>
          <w:szCs w:val="28"/>
        </w:rPr>
        <w:t xml:space="preserve"> </w:t>
      </w:r>
      <w:r>
        <w:rPr>
          <w:rFonts w:ascii="Times" w:eastAsia="Times" w:hAnsi="Times" w:cs="Times"/>
          <w:b/>
          <w:sz w:val="24"/>
          <w:szCs w:val="24"/>
        </w:rPr>
        <w:t xml:space="preserve"> – </w:t>
      </w:r>
      <w:r>
        <w:rPr>
          <w:rFonts w:ascii="Times New Roman" w:eastAsia="Times New Roman" w:hAnsi="Times New Roman" w:cs="Times New Roman"/>
          <w:b/>
          <w:sz w:val="28"/>
          <w:szCs w:val="28"/>
        </w:rPr>
        <w:t>Схема организации клиент-серверного взаимодействия</w:t>
      </w:r>
    </w:p>
    <w:p w:rsidR="00550131" w:rsidRDefault="001F162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Источник: собственная разработка автора</w:t>
      </w:r>
    </w:p>
    <w:p w:rsidR="00550131" w:rsidRDefault="00550131" w:rsidP="00D554B0">
      <w:pPr>
        <w:spacing w:after="0" w:line="276" w:lineRule="auto"/>
        <w:jc w:val="both"/>
        <w:rPr>
          <w:rFonts w:ascii="Times New Roman" w:eastAsia="Times New Roman" w:hAnsi="Times New Roman" w:cs="Times New Roman"/>
          <w:b/>
          <w:sz w:val="28"/>
          <w:szCs w:val="28"/>
        </w:rPr>
      </w:pPr>
    </w:p>
    <w:p w:rsidR="00550131" w:rsidRDefault="001F1620" w:rsidP="00D554B0">
      <w:pPr>
        <w:pStyle w:val="3"/>
        <w:spacing w:line="276" w:lineRule="auto"/>
        <w:ind w:firstLine="720"/>
        <w:rPr>
          <w:color w:val="000000"/>
          <w:sz w:val="28"/>
          <w:szCs w:val="28"/>
        </w:rPr>
      </w:pPr>
      <w:bookmarkStart w:id="174" w:name="_Toc12283066"/>
      <w:r>
        <w:rPr>
          <w:color w:val="000000"/>
          <w:sz w:val="28"/>
          <w:szCs w:val="28"/>
        </w:rPr>
        <w:t>3.</w:t>
      </w:r>
      <w:r>
        <w:rPr>
          <w:sz w:val="28"/>
          <w:szCs w:val="28"/>
        </w:rPr>
        <w:t>2</w:t>
      </w:r>
      <w:r>
        <w:rPr>
          <w:color w:val="000000"/>
          <w:sz w:val="28"/>
          <w:szCs w:val="28"/>
        </w:rPr>
        <w:t xml:space="preserve">.2 Проект базы данных “Опыт </w:t>
      </w:r>
      <w:r>
        <w:rPr>
          <w:color w:val="282828"/>
          <w:sz w:val="28"/>
          <w:szCs w:val="28"/>
          <w:highlight w:val="white"/>
        </w:rPr>
        <w:t xml:space="preserve">тестирования </w:t>
      </w:r>
      <w:r>
        <w:rPr>
          <w:color w:val="000000"/>
          <w:sz w:val="28"/>
          <w:szCs w:val="28"/>
        </w:rPr>
        <w:t>реализованных проектов”</w:t>
      </w:r>
      <w:bookmarkEnd w:id="174"/>
    </w:p>
    <w:p w:rsidR="00D554B0" w:rsidRPr="00D554B0" w:rsidRDefault="00D554B0" w:rsidP="00D554B0">
      <w:pPr>
        <w:spacing w:after="0" w:line="276" w:lineRule="auto"/>
      </w:pP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75" w:name="_2y3w247" w:colFirst="0" w:colLast="0"/>
      <w:bookmarkEnd w:id="175"/>
      <w:r>
        <w:rPr>
          <w:rFonts w:ascii="Times New Roman" w:eastAsia="Times New Roman" w:hAnsi="Times New Roman" w:cs="Times New Roman"/>
          <w:color w:val="282828"/>
          <w:sz w:val="28"/>
          <w:szCs w:val="28"/>
          <w:highlight w:val="white"/>
        </w:rPr>
        <w:t>В литературе предлагается множество вариаций определения понятия «база данных», отражающих скорее общее понимание тех или иных авторов, однако общепризнанная единая формулировка отсутствует.</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76" w:name="_1d96cc0" w:colFirst="0" w:colLast="0"/>
      <w:bookmarkEnd w:id="176"/>
      <w:r>
        <w:rPr>
          <w:rFonts w:ascii="Times New Roman" w:eastAsia="Times New Roman" w:hAnsi="Times New Roman" w:cs="Times New Roman"/>
          <w:color w:val="282828"/>
          <w:sz w:val="28"/>
          <w:szCs w:val="28"/>
          <w:highlight w:val="white"/>
        </w:rPr>
        <w:t>Определения из международных стандартов и национальных стандартов, разработанных на основе международных:</w:t>
      </w:r>
    </w:p>
    <w:p w:rsidR="00550131" w:rsidRDefault="001F1620">
      <w:pPr>
        <w:spacing w:after="0" w:line="276" w:lineRule="auto"/>
        <w:ind w:firstLine="720"/>
        <w:jc w:val="both"/>
        <w:rPr>
          <w:rFonts w:ascii="Times New Roman" w:eastAsia="Times New Roman" w:hAnsi="Times New Roman" w:cs="Times New Roman"/>
          <w:i/>
          <w:color w:val="FF0000"/>
          <w:sz w:val="16"/>
          <w:szCs w:val="16"/>
          <w:highlight w:val="white"/>
        </w:rPr>
      </w:pPr>
      <w:bookmarkStart w:id="177" w:name="_3x8tuzt" w:colFirst="0" w:colLast="0"/>
      <w:bookmarkEnd w:id="177"/>
      <w:r>
        <w:rPr>
          <w:rFonts w:ascii="Times New Roman" w:eastAsia="Times New Roman" w:hAnsi="Times New Roman" w:cs="Times New Roman"/>
          <w:b/>
          <w:color w:val="282828"/>
          <w:sz w:val="28"/>
          <w:szCs w:val="28"/>
          <w:highlight w:val="white"/>
        </w:rPr>
        <w:t>База данных</w:t>
      </w:r>
      <w:r>
        <w:rPr>
          <w:rFonts w:ascii="Times New Roman" w:eastAsia="Times New Roman" w:hAnsi="Times New Roman" w:cs="Times New Roman"/>
          <w:color w:val="282828"/>
          <w:sz w:val="28"/>
          <w:szCs w:val="28"/>
          <w:highlight w:val="white"/>
        </w:rPr>
        <w:t>,</w:t>
      </w:r>
      <w:r>
        <w:rPr>
          <w:rFonts w:ascii="Times New Roman" w:eastAsia="Times New Roman" w:hAnsi="Times New Roman" w:cs="Times New Roman"/>
          <w:b/>
          <w:color w:val="282828"/>
          <w:sz w:val="28"/>
          <w:szCs w:val="28"/>
          <w:highlight w:val="white"/>
        </w:rPr>
        <w:t xml:space="preserve"> </w:t>
      </w:r>
      <w:r>
        <w:rPr>
          <w:rFonts w:ascii="Times New Roman" w:eastAsia="Times New Roman" w:hAnsi="Times New Roman" w:cs="Times New Roman"/>
          <w:color w:val="282828"/>
          <w:sz w:val="28"/>
          <w:szCs w:val="28"/>
          <w:highlight w:val="white"/>
        </w:rPr>
        <w:t xml:space="preserve">сокр. </w:t>
      </w:r>
      <w:r>
        <w:rPr>
          <w:rFonts w:ascii="Times New Roman" w:eastAsia="Times New Roman" w:hAnsi="Times New Roman" w:cs="Times New Roman"/>
          <w:b/>
          <w:color w:val="282828"/>
          <w:sz w:val="28"/>
          <w:szCs w:val="28"/>
          <w:highlight w:val="white"/>
        </w:rPr>
        <w:t xml:space="preserve">БД </w:t>
      </w:r>
      <w:r>
        <w:rPr>
          <w:rFonts w:ascii="Times New Roman" w:eastAsia="Times New Roman" w:hAnsi="Times New Roman" w:cs="Times New Roman"/>
          <w:color w:val="282828"/>
          <w:sz w:val="28"/>
          <w:szCs w:val="28"/>
          <w:highlight w:val="white"/>
        </w:rPr>
        <w:t xml:space="preserve">—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 [13].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78" w:name="_nb96ai2p3w0s" w:colFirst="0" w:colLast="0"/>
      <w:bookmarkEnd w:id="178"/>
      <w:r>
        <w:rPr>
          <w:rFonts w:ascii="Times New Roman" w:eastAsia="Times New Roman" w:hAnsi="Times New Roman" w:cs="Times New Roman"/>
          <w:b/>
          <w:color w:val="282828"/>
          <w:sz w:val="28"/>
          <w:szCs w:val="28"/>
          <w:highlight w:val="white"/>
        </w:rPr>
        <w:t xml:space="preserve">База данных </w:t>
      </w:r>
      <w:r>
        <w:rPr>
          <w:rFonts w:ascii="Times New Roman" w:eastAsia="Times New Roman" w:hAnsi="Times New Roman" w:cs="Times New Roman"/>
          <w:color w:val="282828"/>
          <w:sz w:val="28"/>
          <w:szCs w:val="28"/>
          <w:highlight w:val="white"/>
        </w:rPr>
        <w:t>— совокупность данных, организованных в соответствии с концептуальной структурой, описывающей характеристики этих данных и взаимоотношения между ними, которая поддерживает одну или более областей применения [14].</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79" w:name="_t3amtql867ho" w:colFirst="0" w:colLast="0"/>
      <w:bookmarkEnd w:id="179"/>
      <w:r>
        <w:rPr>
          <w:rFonts w:ascii="Times New Roman" w:eastAsia="Times New Roman" w:hAnsi="Times New Roman" w:cs="Times New Roman"/>
          <w:b/>
          <w:color w:val="282828"/>
          <w:sz w:val="28"/>
          <w:szCs w:val="28"/>
          <w:highlight w:val="white"/>
        </w:rPr>
        <w:t>Система управления базами данных</w:t>
      </w:r>
      <w:r>
        <w:rPr>
          <w:rFonts w:ascii="Times New Roman" w:eastAsia="Times New Roman" w:hAnsi="Times New Roman" w:cs="Times New Roman"/>
          <w:color w:val="282828"/>
          <w:sz w:val="28"/>
          <w:szCs w:val="28"/>
          <w:highlight w:val="white"/>
        </w:rPr>
        <w:t xml:space="preserve">, сокр. </w:t>
      </w:r>
      <w:r>
        <w:rPr>
          <w:rFonts w:ascii="Times New Roman" w:eastAsia="Times New Roman" w:hAnsi="Times New Roman" w:cs="Times New Roman"/>
          <w:b/>
          <w:color w:val="282828"/>
          <w:sz w:val="28"/>
          <w:szCs w:val="28"/>
          <w:highlight w:val="white"/>
        </w:rPr>
        <w:t>СУБД</w:t>
      </w:r>
      <w:r w:rsidRPr="001F1620">
        <w:rPr>
          <w:rFonts w:ascii="Times New Roman" w:eastAsia="Times New Roman" w:hAnsi="Times New Roman" w:cs="Times New Roman"/>
          <w:color w:val="282828"/>
          <w:sz w:val="28"/>
          <w:szCs w:val="28"/>
          <w:highlight w:val="white"/>
          <w:lang w:val="en-US"/>
        </w:rPr>
        <w:t xml:space="preserve"> (</w:t>
      </w:r>
      <w:r>
        <w:rPr>
          <w:rFonts w:ascii="Times New Roman" w:eastAsia="Times New Roman" w:hAnsi="Times New Roman" w:cs="Times New Roman"/>
          <w:i/>
          <w:color w:val="282828"/>
          <w:sz w:val="28"/>
          <w:szCs w:val="28"/>
          <w:highlight w:val="white"/>
        </w:rPr>
        <w:t>англ</w:t>
      </w:r>
      <w:r w:rsidRPr="001F1620">
        <w:rPr>
          <w:rFonts w:ascii="Times New Roman" w:eastAsia="Times New Roman" w:hAnsi="Times New Roman" w:cs="Times New Roman"/>
          <w:i/>
          <w:color w:val="282828"/>
          <w:sz w:val="28"/>
          <w:szCs w:val="28"/>
          <w:highlight w:val="white"/>
          <w:lang w:val="en-US"/>
        </w:rPr>
        <w:t xml:space="preserve">. Database Management System, </w:t>
      </w:r>
      <w:r>
        <w:rPr>
          <w:rFonts w:ascii="Times New Roman" w:eastAsia="Times New Roman" w:hAnsi="Times New Roman" w:cs="Times New Roman"/>
          <w:i/>
          <w:color w:val="282828"/>
          <w:sz w:val="28"/>
          <w:szCs w:val="28"/>
          <w:highlight w:val="white"/>
        </w:rPr>
        <w:t>сокр</w:t>
      </w:r>
      <w:r w:rsidRPr="001F1620">
        <w:rPr>
          <w:rFonts w:ascii="Times New Roman" w:eastAsia="Times New Roman" w:hAnsi="Times New Roman" w:cs="Times New Roman"/>
          <w:i/>
          <w:color w:val="282828"/>
          <w:sz w:val="28"/>
          <w:szCs w:val="28"/>
          <w:highlight w:val="white"/>
          <w:lang w:val="en-US"/>
        </w:rPr>
        <w:t xml:space="preserve">. </w:t>
      </w:r>
      <w:r>
        <w:rPr>
          <w:rFonts w:ascii="Times New Roman" w:eastAsia="Times New Roman" w:hAnsi="Times New Roman" w:cs="Times New Roman"/>
          <w:i/>
          <w:color w:val="282828"/>
          <w:sz w:val="28"/>
          <w:szCs w:val="28"/>
          <w:highlight w:val="white"/>
        </w:rPr>
        <w:t>DBMS</w:t>
      </w:r>
      <w:r>
        <w:rPr>
          <w:rFonts w:ascii="Times New Roman" w:eastAsia="Times New Roman" w:hAnsi="Times New Roman" w:cs="Times New Roman"/>
          <w:color w:val="282828"/>
          <w:sz w:val="28"/>
          <w:szCs w:val="28"/>
          <w:highlight w:val="white"/>
        </w:rPr>
        <w:t>)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[15].</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80" w:name="_4anzqyu" w:colFirst="0" w:colLast="0"/>
      <w:bookmarkEnd w:id="180"/>
      <w:r>
        <w:rPr>
          <w:rFonts w:ascii="Times New Roman" w:eastAsia="Times New Roman" w:hAnsi="Times New Roman" w:cs="Times New Roman"/>
          <w:b/>
          <w:color w:val="282828"/>
          <w:sz w:val="28"/>
          <w:szCs w:val="28"/>
          <w:highlight w:val="white"/>
        </w:rPr>
        <w:lastRenderedPageBreak/>
        <w:t>СУБД</w:t>
      </w:r>
      <w:r>
        <w:rPr>
          <w:rFonts w:ascii="Times New Roman" w:eastAsia="Times New Roman" w:hAnsi="Times New Roman" w:cs="Times New Roman"/>
          <w:color w:val="282828"/>
          <w:sz w:val="28"/>
          <w:szCs w:val="28"/>
          <w:highlight w:val="white"/>
        </w:rPr>
        <w:t xml:space="preserve"> — комплекс программ, позволяющих создать базу данных (БД) и манипулировать данными (вставлять, обновлять, удалять и выбирать). Система обеспечивает безопасность, надёжность хранения и целостность данных, а так­же предоставляет средства для администрирования БД  [16].</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81" w:name="_2pta16n" w:colFirst="0" w:colLast="0"/>
      <w:bookmarkEnd w:id="181"/>
      <w:r>
        <w:rPr>
          <w:rFonts w:ascii="Times New Roman" w:eastAsia="Times New Roman" w:hAnsi="Times New Roman" w:cs="Times New Roman"/>
          <w:color w:val="282828"/>
          <w:sz w:val="28"/>
          <w:szCs w:val="28"/>
          <w:highlight w:val="white"/>
        </w:rPr>
        <w:t>Основная цель проектирования БД – это обеспечение хранение в ней всей необходимой информации, а также сокращение избыточности данных. Проектирование БД позволяет уменьшить затраты на многократные операции обновления избыточных копий, а также разумно использовать вычислительные ресурсы и память.</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82" w:name="_14ykbeg" w:colFirst="0" w:colLast="0"/>
      <w:bookmarkEnd w:id="182"/>
      <w:r>
        <w:rPr>
          <w:rFonts w:ascii="Times New Roman" w:eastAsia="Times New Roman" w:hAnsi="Times New Roman" w:cs="Times New Roman"/>
          <w:color w:val="282828"/>
          <w:sz w:val="28"/>
          <w:szCs w:val="28"/>
          <w:highlight w:val="white"/>
        </w:rPr>
        <w:t>Проектирование устраняет возможность возникновения противоречий из-за хранения в разных местах сведений об одном и том же объекте.</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83" w:name="_3oy7u29" w:colFirst="0" w:colLast="0"/>
      <w:bookmarkEnd w:id="183"/>
      <w:r>
        <w:rPr>
          <w:rFonts w:ascii="Times New Roman" w:eastAsia="Times New Roman" w:hAnsi="Times New Roman" w:cs="Times New Roman"/>
          <w:color w:val="282828"/>
          <w:sz w:val="28"/>
          <w:szCs w:val="28"/>
          <w:highlight w:val="white"/>
        </w:rPr>
        <w:t>Проектирование должно минимизировать дублирование данных, наладить удобство их обновления и обработки. Для удовлетворения этих требований необходимо определить, из каких отношений должна состоять БД, какие атрибуты должны входить в эти отношения [17].</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84" w:name="_243i4a2" w:colFirst="0" w:colLast="0"/>
      <w:bookmarkEnd w:id="184"/>
      <w:r>
        <w:rPr>
          <w:rFonts w:ascii="Times New Roman" w:eastAsia="Times New Roman" w:hAnsi="Times New Roman" w:cs="Times New Roman"/>
          <w:color w:val="282828"/>
          <w:sz w:val="28"/>
          <w:szCs w:val="28"/>
          <w:highlight w:val="white"/>
        </w:rPr>
        <w:t xml:space="preserve">База данных “Опыт реализованных проектов” позволит хранить, накапливать, визуализировать опыт этапа тестирования реализованных проектов. В свою очередь, спроектированная БД может послужить инструментом для получения информации, на основе которой можно более эффективно решать задачи планирования как этапа тестирования, так и самих будущих проектов.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85" w:name="_j8sehv" w:colFirst="0" w:colLast="0"/>
      <w:bookmarkEnd w:id="185"/>
      <w:r>
        <w:rPr>
          <w:rFonts w:ascii="Times New Roman" w:eastAsia="Times New Roman" w:hAnsi="Times New Roman" w:cs="Times New Roman"/>
          <w:b/>
          <w:color w:val="282828"/>
          <w:sz w:val="28"/>
          <w:szCs w:val="28"/>
          <w:highlight w:val="white"/>
        </w:rPr>
        <w:t>Сущность</w:t>
      </w:r>
      <w:r>
        <w:rPr>
          <w:rFonts w:ascii="Times New Roman" w:eastAsia="Times New Roman" w:hAnsi="Times New Roman" w:cs="Times New Roman"/>
          <w:color w:val="282828"/>
          <w:sz w:val="28"/>
          <w:szCs w:val="28"/>
          <w:highlight w:val="white"/>
        </w:rPr>
        <w:t xml:space="preserve"> – это некоторый объект реального мира, которая может существовать независимо. На ER-диаграмме сущность изображается прямоугольником, в котором указывается ее имя. Сущность имеет экземпляры, отличающиеся друг от друга значениями атрибутов и допускающие однозначную идентификацию. </w:t>
      </w:r>
      <w:r>
        <w:rPr>
          <w:rFonts w:ascii="Times New Roman" w:eastAsia="Times New Roman" w:hAnsi="Times New Roman" w:cs="Times New Roman"/>
          <w:b/>
          <w:color w:val="282828"/>
          <w:sz w:val="28"/>
          <w:szCs w:val="28"/>
          <w:highlight w:val="white"/>
        </w:rPr>
        <w:t>Экземпляр сущности</w:t>
      </w:r>
      <w:r>
        <w:rPr>
          <w:rFonts w:ascii="Times New Roman" w:eastAsia="Times New Roman" w:hAnsi="Times New Roman" w:cs="Times New Roman"/>
          <w:color w:val="282828"/>
          <w:sz w:val="28"/>
          <w:szCs w:val="28"/>
          <w:highlight w:val="white"/>
        </w:rPr>
        <w:t xml:space="preserve"> – конкретный объект, характеризующийся набором значений атрибутов сущности. Предлагается выделить следующие сущности:</w:t>
      </w:r>
    </w:p>
    <w:p w:rsidR="00550131" w:rsidRDefault="001F1620">
      <w:pPr>
        <w:spacing w:after="0" w:line="276" w:lineRule="auto"/>
        <w:ind w:left="1080" w:hanging="36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1)</w:t>
      </w:r>
      <w:r>
        <w:rPr>
          <w:rFonts w:ascii="Times New Roman" w:eastAsia="Times New Roman" w:hAnsi="Times New Roman" w:cs="Times New Roman"/>
          <w:color w:val="282828"/>
          <w:sz w:val="28"/>
          <w:szCs w:val="28"/>
          <w:highlight w:val="white"/>
        </w:rPr>
        <w:tab/>
      </w:r>
      <w:r>
        <w:rPr>
          <w:rFonts w:ascii="Times New Roman" w:eastAsia="Times New Roman" w:hAnsi="Times New Roman" w:cs="Times New Roman"/>
          <w:b/>
          <w:color w:val="282828"/>
          <w:sz w:val="28"/>
          <w:szCs w:val="28"/>
          <w:highlight w:val="white"/>
        </w:rPr>
        <w:t>Пользователь (User)</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пользователя;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Имя;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3. Фамилия;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4. Дата Рождения;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5. Пароль;</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6. Логин;</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7. Время добавления;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8. Время удаления;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lastRenderedPageBreak/>
        <w:t>9. Идентификатор должности;</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10. Идентификатор опыта.</w:t>
      </w:r>
    </w:p>
    <w:p w:rsidR="00550131" w:rsidRDefault="001F1620">
      <w:pPr>
        <w:spacing w:after="0" w:line="276" w:lineRule="auto"/>
        <w:ind w:left="1160" w:hanging="44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2)</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Должность</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1. </w:t>
      </w:r>
      <w:r>
        <w:rPr>
          <w:rFonts w:ascii="Times New Roman" w:eastAsia="Times New Roman" w:hAnsi="Times New Roman" w:cs="Times New Roman"/>
          <w:color w:val="282828"/>
          <w:sz w:val="28"/>
          <w:szCs w:val="28"/>
          <w:highlight w:val="white"/>
        </w:rPr>
        <w:tab/>
        <w:t>Идентификатор должности;</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2. </w:t>
      </w:r>
      <w:r>
        <w:rPr>
          <w:rFonts w:ascii="Times New Roman" w:eastAsia="Times New Roman" w:hAnsi="Times New Roman" w:cs="Times New Roman"/>
          <w:color w:val="282828"/>
          <w:sz w:val="28"/>
          <w:szCs w:val="28"/>
          <w:highlight w:val="white"/>
        </w:rPr>
        <w:tab/>
        <w:t>Должность.</w:t>
      </w:r>
    </w:p>
    <w:p w:rsidR="00550131" w:rsidRDefault="001F1620">
      <w:pPr>
        <w:spacing w:after="0" w:line="276" w:lineRule="auto"/>
        <w:ind w:left="1160" w:hanging="44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3)</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Опыт</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1. </w:t>
      </w:r>
      <w:r>
        <w:rPr>
          <w:rFonts w:ascii="Times New Roman" w:eastAsia="Times New Roman" w:hAnsi="Times New Roman" w:cs="Times New Roman"/>
          <w:color w:val="282828"/>
          <w:sz w:val="28"/>
          <w:szCs w:val="28"/>
          <w:highlight w:val="white"/>
        </w:rPr>
        <w:tab/>
        <w:t>Идентификатор опыта;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2. </w:t>
      </w:r>
      <w:r>
        <w:rPr>
          <w:rFonts w:ascii="Times New Roman" w:eastAsia="Times New Roman" w:hAnsi="Times New Roman" w:cs="Times New Roman"/>
          <w:color w:val="282828"/>
          <w:sz w:val="28"/>
          <w:szCs w:val="28"/>
          <w:highlight w:val="white"/>
        </w:rPr>
        <w:tab/>
        <w:t>Опыт.</w:t>
      </w:r>
    </w:p>
    <w:p w:rsidR="00550131" w:rsidRDefault="001F1620">
      <w:pPr>
        <w:spacing w:after="0" w:line="276" w:lineRule="auto"/>
        <w:ind w:left="1080" w:hanging="36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4)</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Проект (Project)</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проекта;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Идентификатор пользователя;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3. Название;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4. Описание;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5. Дата начала;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6. Дата окончания;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7. Время создания;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8. Время удаления;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9. Идентификатор описания разрабатываемого продукта.</w:t>
      </w:r>
    </w:p>
    <w:p w:rsidR="00550131" w:rsidRDefault="001F1620">
      <w:pPr>
        <w:spacing w:after="0" w:line="276" w:lineRule="auto"/>
        <w:ind w:left="1080" w:hanging="36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5)</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Роль пользователя (UserRole)</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роли;</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Идентификатор пользователя;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3. Название;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4. Описание;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5. Время создания;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6. Время обновления.</w:t>
      </w:r>
    </w:p>
    <w:p w:rsidR="00550131" w:rsidRDefault="001F1620">
      <w:pPr>
        <w:spacing w:after="0" w:line="276" w:lineRule="auto"/>
        <w:ind w:left="1080" w:hanging="36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6)</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Описание разрабатываемого продукта (SoftwareDevelopmentScope)</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Описания разрабатываемого продукта;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Идентификатор вида устройства;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3. Идентификатор операционной системы;</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4. Идентификатор типа приложения;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5. Идентификатор сферы деятельности.</w:t>
      </w:r>
    </w:p>
    <w:p w:rsidR="00550131" w:rsidRDefault="001F1620">
      <w:pPr>
        <w:spacing w:after="0" w:line="276" w:lineRule="auto"/>
        <w:ind w:left="1080" w:hanging="36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7)</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Тип приложения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устройства;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Описание типа приложения.</w:t>
      </w:r>
    </w:p>
    <w:p w:rsidR="00550131" w:rsidRDefault="001F1620">
      <w:pPr>
        <w:spacing w:after="0" w:line="276" w:lineRule="auto"/>
        <w:ind w:left="1080" w:hanging="36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8)</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Вид устройства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lastRenderedPageBreak/>
        <w:t>1. Идентификатор вида устройства;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Описание вида устройства.</w:t>
      </w:r>
    </w:p>
    <w:p w:rsidR="00550131" w:rsidRDefault="001F1620">
      <w:pPr>
        <w:spacing w:after="0" w:line="276" w:lineRule="auto"/>
        <w:ind w:left="1080" w:hanging="36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9)</w:t>
      </w:r>
      <w:r>
        <w:rPr>
          <w:rFonts w:ascii="Times New Roman" w:eastAsia="Times New Roman" w:hAnsi="Times New Roman" w:cs="Times New Roman"/>
          <w:color w:val="282828"/>
          <w:sz w:val="28"/>
          <w:szCs w:val="28"/>
          <w:highlight w:val="white"/>
        </w:rPr>
        <w:tab/>
      </w:r>
      <w:r>
        <w:rPr>
          <w:rFonts w:ascii="Times New Roman" w:eastAsia="Times New Roman" w:hAnsi="Times New Roman" w:cs="Times New Roman"/>
          <w:b/>
          <w:color w:val="282828"/>
          <w:sz w:val="28"/>
          <w:szCs w:val="28"/>
          <w:highlight w:val="white"/>
        </w:rPr>
        <w:t>Операционная система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операционной системы;</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Название ОС.</w:t>
      </w:r>
    </w:p>
    <w:p w:rsidR="00550131" w:rsidRDefault="001F1620">
      <w:pPr>
        <w:spacing w:after="0" w:line="276" w:lineRule="auto"/>
        <w:ind w:left="992" w:hanging="283"/>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10)  Сферы деятельности</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сферы деятельности;</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Название сферы деятельности.</w:t>
      </w:r>
    </w:p>
    <w:p w:rsidR="00550131" w:rsidRDefault="001F1620">
      <w:pPr>
        <w:spacing w:after="0" w:line="276" w:lineRule="auto"/>
        <w:ind w:left="1080" w:hanging="371"/>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11)</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Команда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команды;</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Идентификатор пользователя;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3. Идентификатор требования;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4. Название команды;</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5. Количество участников.</w:t>
      </w:r>
    </w:p>
    <w:p w:rsidR="00550131" w:rsidRDefault="001F1620">
      <w:pPr>
        <w:spacing w:after="0" w:line="276" w:lineRule="auto"/>
        <w:ind w:left="1120" w:hanging="42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12)</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Требования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требования;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Идентификатор проекта;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3. Название;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4. Описание;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5. Дата начала разработки;</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6. Дата окончания разработки;</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7. Дата начала тестирования;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8. Дата окончания тестирования;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9. Время создания требования;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10. Время обновления требования.</w:t>
      </w:r>
    </w:p>
    <w:p w:rsidR="00550131" w:rsidRDefault="001F1620">
      <w:pPr>
        <w:spacing w:after="0" w:line="276" w:lineRule="auto"/>
        <w:ind w:left="1160" w:hanging="440"/>
        <w:jc w:val="both"/>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 xml:space="preserve">13) </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8"/>
          <w:szCs w:val="28"/>
          <w:highlight w:val="white"/>
        </w:rPr>
        <w:t>Дефекты</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1. Идентификатор дефекта;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2. Идентификатор требования;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3. Название;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4. Описание;</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5. Серьезность бага;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6. Приоритет бага</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7. Этап тестирования в котором был найден баг</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8. Время создания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9. Время закрытия</w:t>
      </w:r>
    </w:p>
    <w:p w:rsidR="00550131" w:rsidRDefault="001F1620">
      <w:pPr>
        <w:spacing w:after="0" w:line="276" w:lineRule="auto"/>
        <w:ind w:left="1800" w:hanging="360"/>
        <w:jc w:val="both"/>
        <w:rPr>
          <w:rFonts w:ascii="Times New Roman" w:eastAsia="Times New Roman" w:hAnsi="Times New Roman" w:cs="Times New Roman"/>
          <w:color w:val="282828"/>
          <w:sz w:val="28"/>
          <w:szCs w:val="28"/>
          <w:highlight w:val="white"/>
        </w:rPr>
      </w:pPr>
      <w:bookmarkStart w:id="186" w:name="_6jqfho8nvjgy" w:colFirst="0" w:colLast="0"/>
      <w:bookmarkEnd w:id="186"/>
      <w:r>
        <w:rPr>
          <w:rFonts w:ascii="Times New Roman" w:eastAsia="Times New Roman" w:hAnsi="Times New Roman" w:cs="Times New Roman"/>
          <w:color w:val="282828"/>
          <w:sz w:val="28"/>
          <w:szCs w:val="28"/>
          <w:highlight w:val="white"/>
        </w:rPr>
        <w:lastRenderedPageBreak/>
        <w:t>10. Количество шагов</w:t>
      </w:r>
    </w:p>
    <w:p w:rsidR="004F6921" w:rsidRDefault="004F6921" w:rsidP="004F6921">
      <w:p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ab/>
        <w:t xml:space="preserve">Схема </w:t>
      </w:r>
      <w:r w:rsidRPr="004F6921">
        <w:rPr>
          <w:rFonts w:ascii="Times New Roman" w:eastAsia="Times New Roman" w:hAnsi="Times New Roman" w:cs="Times New Roman"/>
          <w:color w:val="282828"/>
          <w:sz w:val="28"/>
          <w:szCs w:val="28"/>
          <w:highlight w:val="white"/>
        </w:rPr>
        <w:t>концептуальной модельи базы данных представлена на рисунке 3.4</w:t>
      </w:r>
      <w:r>
        <w:rPr>
          <w:rFonts w:ascii="Times New Roman" w:eastAsia="Times New Roman" w:hAnsi="Times New Roman" w:cs="Times New Roman"/>
          <w:color w:val="282828"/>
          <w:sz w:val="28"/>
          <w:szCs w:val="28"/>
          <w:highlight w:val="white"/>
        </w:rPr>
        <w:t>.</w:t>
      </w:r>
    </w:p>
    <w:p w:rsidR="004F6921" w:rsidRDefault="004F6921" w:rsidP="004F6921">
      <w:pPr>
        <w:spacing w:after="0" w:line="276" w:lineRule="auto"/>
        <w:jc w:val="both"/>
        <w:rPr>
          <w:rFonts w:ascii="Times New Roman" w:eastAsia="Times New Roman" w:hAnsi="Times New Roman" w:cs="Times New Roman"/>
          <w:color w:val="282828"/>
          <w:sz w:val="28"/>
          <w:szCs w:val="28"/>
          <w:highlight w:val="white"/>
        </w:rPr>
      </w:pP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87" w:name="_z6b3aekvi4wy" w:colFirst="0" w:colLast="0"/>
      <w:bookmarkEnd w:id="187"/>
      <w:r>
        <w:rPr>
          <w:rFonts w:ascii="Times New Roman" w:eastAsia="Times New Roman" w:hAnsi="Times New Roman" w:cs="Times New Roman"/>
          <w:color w:val="282828"/>
          <w:sz w:val="28"/>
          <w:szCs w:val="28"/>
          <w:highlight w:val="white"/>
        </w:rPr>
        <w:t xml:space="preserve"> </w:t>
      </w:r>
    </w:p>
    <w:p w:rsidR="00550131" w:rsidRDefault="001F1620">
      <w:pPr>
        <w:spacing w:after="0" w:line="276" w:lineRule="auto"/>
        <w:ind w:firstLine="720"/>
        <w:jc w:val="center"/>
        <w:rPr>
          <w:rFonts w:ascii="Times New Roman" w:eastAsia="Times New Roman" w:hAnsi="Times New Roman" w:cs="Times New Roman"/>
          <w:color w:val="282828"/>
          <w:sz w:val="28"/>
          <w:szCs w:val="28"/>
          <w:highlight w:val="white"/>
        </w:rPr>
      </w:pPr>
      <w:bookmarkStart w:id="188" w:name="_p7n3log82ly" w:colFirst="0" w:colLast="0"/>
      <w:bookmarkEnd w:id="188"/>
      <w:r>
        <w:rPr>
          <w:rFonts w:ascii="Times New Roman" w:eastAsia="Times New Roman" w:hAnsi="Times New Roman" w:cs="Times New Roman"/>
          <w:noProof/>
          <w:color w:val="282828"/>
          <w:sz w:val="28"/>
          <w:szCs w:val="28"/>
          <w:highlight w:val="white"/>
          <w:lang w:val="be-BY" w:eastAsia="be-BY"/>
        </w:rPr>
        <w:drawing>
          <wp:inline distT="114300" distB="114300" distL="114300" distR="114300">
            <wp:extent cx="6104573" cy="4562475"/>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6104573" cy="4562475"/>
                    </a:xfrm>
                    <a:prstGeom prst="rect">
                      <a:avLst/>
                    </a:prstGeom>
                    <a:ln/>
                  </pic:spPr>
                </pic:pic>
              </a:graphicData>
            </a:graphic>
          </wp:inline>
        </w:drawing>
      </w:r>
    </w:p>
    <w:p w:rsidR="00D554B0" w:rsidRDefault="00D554B0" w:rsidP="00D554B0">
      <w:pPr>
        <w:spacing w:after="0" w:line="276" w:lineRule="auto"/>
        <w:jc w:val="center"/>
        <w:rPr>
          <w:rFonts w:ascii="Times New Roman" w:eastAsia="Times New Roman" w:hAnsi="Times New Roman" w:cs="Times New Roman"/>
          <w:b/>
          <w:color w:val="282828"/>
          <w:sz w:val="24"/>
          <w:szCs w:val="24"/>
          <w:highlight w:val="white"/>
        </w:rPr>
      </w:pPr>
      <w:bookmarkStart w:id="189" w:name="_tp3dkqfz80pr" w:colFirst="0" w:colLast="0"/>
      <w:bookmarkEnd w:id="189"/>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4"/>
          <w:szCs w:val="24"/>
          <w:highlight w:val="white"/>
        </w:rPr>
        <w:t>Рисунок 3.</w:t>
      </w:r>
      <w:r w:rsidR="00D83C13">
        <w:rPr>
          <w:rFonts w:ascii="Times New Roman" w:eastAsia="Times New Roman" w:hAnsi="Times New Roman" w:cs="Times New Roman"/>
          <w:b/>
          <w:color w:val="282828"/>
          <w:sz w:val="24"/>
          <w:szCs w:val="24"/>
          <w:highlight w:val="white"/>
        </w:rPr>
        <w:t>4</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b/>
          <w:color w:val="282828"/>
          <w:sz w:val="24"/>
          <w:szCs w:val="24"/>
          <w:highlight w:val="white"/>
        </w:rPr>
        <w:t xml:space="preserve">– </w:t>
      </w:r>
      <w:r>
        <w:rPr>
          <w:rFonts w:ascii="Times New Roman" w:eastAsia="Times New Roman" w:hAnsi="Times New Roman" w:cs="Times New Roman"/>
          <w:b/>
          <w:color w:val="282828"/>
          <w:sz w:val="28"/>
          <w:szCs w:val="28"/>
          <w:highlight w:val="white"/>
        </w:rPr>
        <w:t>Концептуальная модель базы данных</w:t>
      </w: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bookmarkStart w:id="190" w:name="_egvuxzfoq30c" w:colFirst="0" w:colLast="0"/>
      <w:bookmarkEnd w:id="190"/>
      <w:r>
        <w:rPr>
          <w:rFonts w:ascii="Times New Roman" w:eastAsia="Times New Roman" w:hAnsi="Times New Roman" w:cs="Times New Roman"/>
          <w:b/>
          <w:color w:val="282828"/>
          <w:sz w:val="28"/>
          <w:szCs w:val="28"/>
          <w:highlight w:val="white"/>
        </w:rPr>
        <w:t>Источник: собственная разработка автора</w:t>
      </w:r>
    </w:p>
    <w:p w:rsidR="00550131" w:rsidRDefault="00550131">
      <w:pPr>
        <w:spacing w:after="0" w:line="276" w:lineRule="auto"/>
        <w:ind w:firstLine="720"/>
        <w:jc w:val="both"/>
        <w:rPr>
          <w:rFonts w:ascii="Times New Roman" w:eastAsia="Times New Roman" w:hAnsi="Times New Roman" w:cs="Times New Roman"/>
          <w:color w:val="282828"/>
          <w:sz w:val="28"/>
          <w:szCs w:val="28"/>
          <w:highlight w:val="white"/>
        </w:rPr>
      </w:pPr>
      <w:bookmarkStart w:id="191" w:name="_ukvyfvgkr39m" w:colFirst="0" w:colLast="0"/>
      <w:bookmarkEnd w:id="191"/>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192" w:name="_k0xabagre3hh" w:colFirst="0" w:colLast="0"/>
      <w:bookmarkEnd w:id="192"/>
      <w:r>
        <w:rPr>
          <w:rFonts w:ascii="Times New Roman" w:eastAsia="Times New Roman" w:hAnsi="Times New Roman" w:cs="Times New Roman"/>
          <w:color w:val="282828"/>
          <w:sz w:val="28"/>
          <w:szCs w:val="28"/>
          <w:highlight w:val="white"/>
        </w:rPr>
        <w:t>Предложения по заполнению таблиц представлены ниже:</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b/>
          <w:color w:val="282828"/>
          <w:sz w:val="28"/>
          <w:szCs w:val="28"/>
          <w:highlight w:val="white"/>
        </w:rPr>
        <w:t xml:space="preserve">Тип устройства </w:t>
      </w:r>
      <w:r>
        <w:rPr>
          <w:rFonts w:ascii="Times New Roman" w:eastAsia="Times New Roman" w:hAnsi="Times New Roman" w:cs="Times New Roman"/>
          <w:color w:val="282828"/>
          <w:sz w:val="28"/>
          <w:szCs w:val="28"/>
          <w:highlight w:val="white"/>
        </w:rPr>
        <w:t>(</w:t>
      </w:r>
      <w:r>
        <w:rPr>
          <w:rFonts w:ascii="Times New Roman" w:eastAsia="Times New Roman" w:hAnsi="Times New Roman" w:cs="Times New Roman"/>
          <w:i/>
          <w:color w:val="282828"/>
          <w:sz w:val="28"/>
          <w:szCs w:val="28"/>
          <w:highlight w:val="white"/>
        </w:rPr>
        <w:t>Device type</w:t>
      </w:r>
      <w:r>
        <w:rPr>
          <w:rFonts w:ascii="Times New Roman" w:eastAsia="Times New Roman" w:hAnsi="Times New Roman" w:cs="Times New Roman"/>
          <w:color w:val="282828"/>
          <w:sz w:val="28"/>
          <w:szCs w:val="28"/>
          <w:highlight w:val="white"/>
        </w:rPr>
        <w:t>):</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193" w:name="_338fx5o" w:colFirst="0" w:colLast="0"/>
      <w:bookmarkEnd w:id="193"/>
      <w:r>
        <w:rPr>
          <w:rFonts w:ascii="Times New Roman" w:eastAsia="Times New Roman" w:hAnsi="Times New Roman" w:cs="Times New Roman"/>
          <w:color w:val="282828"/>
          <w:sz w:val="28"/>
          <w:szCs w:val="28"/>
          <w:highlight w:val="white"/>
        </w:rPr>
        <w:t>Мобильное;</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194" w:name="_1idq7dh" w:colFirst="0" w:colLast="0"/>
      <w:bookmarkEnd w:id="194"/>
      <w:r>
        <w:rPr>
          <w:rFonts w:ascii="Times New Roman" w:eastAsia="Times New Roman" w:hAnsi="Times New Roman" w:cs="Times New Roman"/>
          <w:color w:val="282828"/>
          <w:sz w:val="28"/>
          <w:szCs w:val="28"/>
          <w:highlight w:val="white"/>
        </w:rPr>
        <w:t>Десктопное;</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195" w:name="_42ddq1a" w:colFirst="0" w:colLast="0"/>
      <w:bookmarkEnd w:id="195"/>
      <w:r>
        <w:rPr>
          <w:rFonts w:ascii="Times New Roman" w:eastAsia="Times New Roman" w:hAnsi="Times New Roman" w:cs="Times New Roman"/>
          <w:b/>
          <w:color w:val="282828"/>
          <w:sz w:val="28"/>
          <w:szCs w:val="28"/>
          <w:highlight w:val="white"/>
        </w:rPr>
        <w:t>Тип операционной системы</w:t>
      </w:r>
      <w:r>
        <w:rPr>
          <w:rFonts w:ascii="Times New Roman" w:eastAsia="Times New Roman" w:hAnsi="Times New Roman" w:cs="Times New Roman"/>
          <w:color w:val="282828"/>
          <w:sz w:val="28"/>
          <w:szCs w:val="28"/>
          <w:highlight w:val="white"/>
        </w:rPr>
        <w:t xml:space="preserve"> (OS type):</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196" w:name="_2hio093" w:colFirst="0" w:colLast="0"/>
      <w:bookmarkEnd w:id="196"/>
      <w:r>
        <w:rPr>
          <w:rFonts w:ascii="Times New Roman" w:eastAsia="Times New Roman" w:hAnsi="Times New Roman" w:cs="Times New Roman"/>
          <w:color w:val="282828"/>
          <w:sz w:val="28"/>
          <w:szCs w:val="28"/>
          <w:highlight w:val="white"/>
        </w:rPr>
        <w:t>Microsoft Windows;</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197" w:name="_wnyagw" w:colFirst="0" w:colLast="0"/>
      <w:bookmarkEnd w:id="197"/>
      <w:r>
        <w:rPr>
          <w:rFonts w:ascii="Times New Roman" w:eastAsia="Times New Roman" w:hAnsi="Times New Roman" w:cs="Times New Roman"/>
          <w:color w:val="282828"/>
          <w:sz w:val="28"/>
          <w:szCs w:val="28"/>
          <w:highlight w:val="white"/>
        </w:rPr>
        <w:t>Apple Mac Os X;</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198" w:name="_3gnlt4p" w:colFirst="0" w:colLast="0"/>
      <w:bookmarkEnd w:id="198"/>
      <w:r>
        <w:rPr>
          <w:rFonts w:ascii="Times New Roman" w:eastAsia="Times New Roman" w:hAnsi="Times New Roman" w:cs="Times New Roman"/>
          <w:color w:val="282828"/>
          <w:sz w:val="28"/>
          <w:szCs w:val="28"/>
          <w:highlight w:val="white"/>
        </w:rPr>
        <w:lastRenderedPageBreak/>
        <w:t>Linux;</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199" w:name="_1vsw3ci" w:colFirst="0" w:colLast="0"/>
      <w:bookmarkEnd w:id="199"/>
      <w:r>
        <w:rPr>
          <w:rFonts w:ascii="Times New Roman" w:eastAsia="Times New Roman" w:hAnsi="Times New Roman" w:cs="Times New Roman"/>
          <w:color w:val="282828"/>
          <w:sz w:val="28"/>
          <w:szCs w:val="28"/>
          <w:highlight w:val="white"/>
        </w:rPr>
        <w:t>iOS;</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0" w:name="_4fsjm0b" w:colFirst="0" w:colLast="0"/>
      <w:bookmarkEnd w:id="200"/>
      <w:r>
        <w:rPr>
          <w:rFonts w:ascii="Times New Roman" w:eastAsia="Times New Roman" w:hAnsi="Times New Roman" w:cs="Times New Roman"/>
          <w:color w:val="282828"/>
          <w:sz w:val="28"/>
          <w:szCs w:val="28"/>
          <w:highlight w:val="white"/>
        </w:rPr>
        <w:t>Google Android;</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1" w:name="_2uxtw84" w:colFirst="0" w:colLast="0"/>
      <w:bookmarkEnd w:id="201"/>
      <w:r>
        <w:rPr>
          <w:rFonts w:ascii="Times New Roman" w:eastAsia="Times New Roman" w:hAnsi="Times New Roman" w:cs="Times New Roman"/>
          <w:color w:val="282828"/>
          <w:sz w:val="28"/>
          <w:szCs w:val="28"/>
          <w:highlight w:val="white"/>
        </w:rPr>
        <w:t>Windows Phone;</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02" w:name="_1a346fx" w:colFirst="0" w:colLast="0"/>
      <w:bookmarkEnd w:id="202"/>
      <w:r>
        <w:rPr>
          <w:rFonts w:ascii="Times New Roman" w:eastAsia="Times New Roman" w:hAnsi="Times New Roman" w:cs="Times New Roman"/>
          <w:b/>
          <w:color w:val="282828"/>
          <w:sz w:val="28"/>
          <w:szCs w:val="28"/>
          <w:highlight w:val="white"/>
        </w:rPr>
        <w:t xml:space="preserve">Тип приложения </w:t>
      </w:r>
      <w:r>
        <w:rPr>
          <w:rFonts w:ascii="Times New Roman" w:eastAsia="Times New Roman" w:hAnsi="Times New Roman" w:cs="Times New Roman"/>
          <w:color w:val="282828"/>
          <w:sz w:val="28"/>
          <w:szCs w:val="28"/>
          <w:highlight w:val="white"/>
        </w:rPr>
        <w:t>(Application type):</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3" w:name="_3u2rp3q" w:colFirst="0" w:colLast="0"/>
      <w:bookmarkEnd w:id="203"/>
      <w:r>
        <w:rPr>
          <w:rFonts w:ascii="Times New Roman" w:eastAsia="Times New Roman" w:hAnsi="Times New Roman" w:cs="Times New Roman"/>
          <w:color w:val="282828"/>
          <w:sz w:val="28"/>
          <w:szCs w:val="28"/>
          <w:highlight w:val="white"/>
        </w:rPr>
        <w:t>Веб-приложение</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4" w:name="_2981zbj" w:colFirst="0" w:colLast="0"/>
      <w:bookmarkEnd w:id="204"/>
      <w:r>
        <w:rPr>
          <w:rFonts w:ascii="Times New Roman" w:eastAsia="Times New Roman" w:hAnsi="Times New Roman" w:cs="Times New Roman"/>
          <w:color w:val="282828"/>
          <w:sz w:val="28"/>
          <w:szCs w:val="28"/>
          <w:highlight w:val="white"/>
        </w:rPr>
        <w:t>Нативное (Native)</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5" w:name="_odc9jc" w:colFirst="0" w:colLast="0"/>
      <w:bookmarkEnd w:id="205"/>
      <w:r>
        <w:rPr>
          <w:rFonts w:ascii="Times New Roman" w:eastAsia="Times New Roman" w:hAnsi="Times New Roman" w:cs="Times New Roman"/>
          <w:color w:val="282828"/>
          <w:sz w:val="28"/>
          <w:szCs w:val="28"/>
          <w:highlight w:val="white"/>
        </w:rPr>
        <w:t>Гибридное приложение</w:t>
      </w:r>
    </w:p>
    <w:p w:rsidR="00550131" w:rsidRDefault="001F1620">
      <w:pPr>
        <w:numPr>
          <w:ilvl w:val="0"/>
          <w:numId w:val="2"/>
        </w:numPr>
        <w:spacing w:after="0" w:line="276" w:lineRule="auto"/>
        <w:jc w:val="both"/>
        <w:rPr>
          <w:rFonts w:ascii="Times New Roman" w:eastAsia="Times New Roman" w:hAnsi="Times New Roman" w:cs="Times New Roman"/>
          <w:b/>
          <w:color w:val="282828"/>
          <w:sz w:val="28"/>
          <w:szCs w:val="28"/>
          <w:highlight w:val="white"/>
        </w:rPr>
      </w:pPr>
      <w:bookmarkStart w:id="206" w:name="_38czs75" w:colFirst="0" w:colLast="0"/>
      <w:bookmarkEnd w:id="206"/>
      <w:r>
        <w:rPr>
          <w:rFonts w:ascii="Times New Roman" w:eastAsia="Times New Roman" w:hAnsi="Times New Roman" w:cs="Times New Roman"/>
          <w:b/>
          <w:color w:val="282828"/>
          <w:sz w:val="28"/>
          <w:szCs w:val="28"/>
          <w:highlight w:val="white"/>
        </w:rPr>
        <w:t xml:space="preserve">Бизнес </w:t>
      </w:r>
      <w:r>
        <w:rPr>
          <w:rFonts w:ascii="Times New Roman" w:eastAsia="Times New Roman" w:hAnsi="Times New Roman" w:cs="Times New Roman"/>
          <w:color w:val="282828"/>
          <w:sz w:val="28"/>
          <w:szCs w:val="28"/>
          <w:highlight w:val="white"/>
        </w:rPr>
        <w:t>(Business)</w:t>
      </w:r>
      <w:r>
        <w:rPr>
          <w:rFonts w:ascii="Times New Roman" w:eastAsia="Times New Roman" w:hAnsi="Times New Roman" w:cs="Times New Roman"/>
          <w:i/>
          <w:color w:val="282828"/>
          <w:sz w:val="28"/>
          <w:szCs w:val="28"/>
          <w:highlight w:val="white"/>
        </w:rPr>
        <w:t>:</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7" w:name="_1nia2ey" w:colFirst="0" w:colLast="0"/>
      <w:bookmarkEnd w:id="207"/>
      <w:r>
        <w:rPr>
          <w:rFonts w:ascii="Times New Roman" w:eastAsia="Times New Roman" w:hAnsi="Times New Roman" w:cs="Times New Roman"/>
          <w:color w:val="282828"/>
          <w:sz w:val="28"/>
          <w:szCs w:val="28"/>
          <w:highlight w:val="white"/>
        </w:rPr>
        <w:t>финансовая деятельность;</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8" w:name="_47hxl2r" w:colFirst="0" w:colLast="0"/>
      <w:bookmarkEnd w:id="208"/>
      <w:r>
        <w:rPr>
          <w:rFonts w:ascii="Times New Roman" w:eastAsia="Times New Roman" w:hAnsi="Times New Roman" w:cs="Times New Roman"/>
          <w:color w:val="282828"/>
          <w:sz w:val="28"/>
          <w:szCs w:val="28"/>
          <w:highlight w:val="white"/>
        </w:rPr>
        <w:t>образование;</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09" w:name="_2mn7vak" w:colFirst="0" w:colLast="0"/>
      <w:bookmarkEnd w:id="209"/>
      <w:r>
        <w:rPr>
          <w:rFonts w:ascii="Times New Roman" w:eastAsia="Times New Roman" w:hAnsi="Times New Roman" w:cs="Times New Roman"/>
          <w:color w:val="282828"/>
          <w:sz w:val="28"/>
          <w:szCs w:val="28"/>
          <w:highlight w:val="white"/>
        </w:rPr>
        <w:t>охрана здоровья;</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0" w:name="_11si5id" w:colFirst="0" w:colLast="0"/>
      <w:bookmarkEnd w:id="210"/>
      <w:r>
        <w:rPr>
          <w:rFonts w:ascii="Times New Roman" w:eastAsia="Times New Roman" w:hAnsi="Times New Roman" w:cs="Times New Roman"/>
          <w:color w:val="282828"/>
          <w:sz w:val="28"/>
          <w:szCs w:val="28"/>
          <w:highlight w:val="white"/>
        </w:rPr>
        <w:t>предоставление услуг;</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1" w:name="_3ls5o66" w:colFirst="0" w:colLast="0"/>
      <w:bookmarkEnd w:id="211"/>
      <w:r>
        <w:rPr>
          <w:rFonts w:ascii="Times New Roman" w:eastAsia="Times New Roman" w:hAnsi="Times New Roman" w:cs="Times New Roman"/>
          <w:color w:val="282828"/>
          <w:sz w:val="28"/>
          <w:szCs w:val="28"/>
          <w:highlight w:val="white"/>
        </w:rPr>
        <w:t>торговля;</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2" w:name="_20xfydz" w:colFirst="0" w:colLast="0"/>
      <w:bookmarkEnd w:id="212"/>
      <w:r>
        <w:rPr>
          <w:rFonts w:ascii="Times New Roman" w:eastAsia="Times New Roman" w:hAnsi="Times New Roman" w:cs="Times New Roman"/>
          <w:color w:val="282828"/>
          <w:sz w:val="28"/>
          <w:szCs w:val="28"/>
          <w:highlight w:val="white"/>
        </w:rPr>
        <w:t>деятельность отелей и ресторанов;</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3" w:name="_4kx3h1s" w:colFirst="0" w:colLast="0"/>
      <w:bookmarkEnd w:id="213"/>
      <w:r>
        <w:rPr>
          <w:rFonts w:ascii="Times New Roman" w:eastAsia="Times New Roman" w:hAnsi="Times New Roman" w:cs="Times New Roman"/>
          <w:color w:val="282828"/>
          <w:sz w:val="28"/>
          <w:szCs w:val="28"/>
          <w:highlight w:val="white"/>
        </w:rPr>
        <w:t xml:space="preserve">производство машин и оборудования; </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4" w:name="_302dr9l" w:colFirst="0" w:colLast="0"/>
      <w:bookmarkEnd w:id="214"/>
      <w:r>
        <w:rPr>
          <w:rFonts w:ascii="Times New Roman" w:eastAsia="Times New Roman" w:hAnsi="Times New Roman" w:cs="Times New Roman"/>
          <w:color w:val="282828"/>
          <w:sz w:val="28"/>
          <w:szCs w:val="28"/>
          <w:highlight w:val="white"/>
        </w:rPr>
        <w:t xml:space="preserve">производство и перераспределение электроэнергии; </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5" w:name="_1f7o1he" w:colFirst="0" w:colLast="0"/>
      <w:bookmarkEnd w:id="215"/>
      <w:r>
        <w:rPr>
          <w:rFonts w:ascii="Times New Roman" w:eastAsia="Times New Roman" w:hAnsi="Times New Roman" w:cs="Times New Roman"/>
          <w:color w:val="282828"/>
          <w:sz w:val="28"/>
          <w:szCs w:val="28"/>
          <w:highlight w:val="white"/>
        </w:rPr>
        <w:t xml:space="preserve">строительство; </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6" w:name="_3z7bk57" w:colFirst="0" w:colLast="0"/>
      <w:bookmarkEnd w:id="216"/>
      <w:r>
        <w:rPr>
          <w:rFonts w:ascii="Times New Roman" w:eastAsia="Times New Roman" w:hAnsi="Times New Roman" w:cs="Times New Roman"/>
          <w:color w:val="282828"/>
          <w:sz w:val="28"/>
          <w:szCs w:val="28"/>
          <w:highlight w:val="white"/>
        </w:rPr>
        <w:t>научная деятельность;</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7" w:name="_2eclud0" w:colFirst="0" w:colLast="0"/>
      <w:bookmarkEnd w:id="217"/>
      <w:r>
        <w:rPr>
          <w:rFonts w:ascii="Times New Roman" w:eastAsia="Times New Roman" w:hAnsi="Times New Roman" w:cs="Times New Roman"/>
          <w:color w:val="282828"/>
          <w:sz w:val="28"/>
          <w:szCs w:val="28"/>
          <w:highlight w:val="white"/>
        </w:rPr>
        <w:t>игры;</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18" w:name="_thw4kt" w:colFirst="0" w:colLast="0"/>
      <w:bookmarkEnd w:id="218"/>
      <w:r>
        <w:rPr>
          <w:rFonts w:ascii="Times New Roman" w:eastAsia="Times New Roman" w:hAnsi="Times New Roman" w:cs="Times New Roman"/>
          <w:b/>
          <w:color w:val="282828"/>
          <w:sz w:val="28"/>
          <w:szCs w:val="28"/>
          <w:highlight w:val="white"/>
        </w:rPr>
        <w:t>Должность разработки</w:t>
      </w:r>
      <w:r>
        <w:rPr>
          <w:rFonts w:ascii="Times New Roman" w:eastAsia="Times New Roman" w:hAnsi="Times New Roman" w:cs="Times New Roman"/>
          <w:color w:val="282828"/>
          <w:sz w:val="28"/>
          <w:szCs w:val="28"/>
          <w:highlight w:val="white"/>
        </w:rPr>
        <w:t xml:space="preserve">  (Team):</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19" w:name="_3dhjn8m" w:colFirst="0" w:colLast="0"/>
      <w:bookmarkEnd w:id="219"/>
      <w:r>
        <w:rPr>
          <w:rFonts w:ascii="Times New Roman" w:eastAsia="Times New Roman" w:hAnsi="Times New Roman" w:cs="Times New Roman"/>
          <w:color w:val="282828"/>
          <w:sz w:val="28"/>
          <w:szCs w:val="28"/>
          <w:highlight w:val="white"/>
        </w:rPr>
        <w:t>разработчик-программист;</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0" w:name="_1smtxgf" w:colFirst="0" w:colLast="0"/>
      <w:bookmarkEnd w:id="220"/>
      <w:r>
        <w:rPr>
          <w:rFonts w:ascii="Times New Roman" w:eastAsia="Times New Roman" w:hAnsi="Times New Roman" w:cs="Times New Roman"/>
          <w:color w:val="282828"/>
          <w:sz w:val="28"/>
          <w:szCs w:val="28"/>
          <w:highlight w:val="white"/>
        </w:rPr>
        <w:t>тестировщик;</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1" w:name="_4cmhg48" w:colFirst="0" w:colLast="0"/>
      <w:bookmarkEnd w:id="221"/>
      <w:r>
        <w:rPr>
          <w:rFonts w:ascii="Times New Roman" w:eastAsia="Times New Roman" w:hAnsi="Times New Roman" w:cs="Times New Roman"/>
          <w:color w:val="282828"/>
          <w:sz w:val="28"/>
          <w:szCs w:val="28"/>
          <w:highlight w:val="white"/>
        </w:rPr>
        <w:t>бизнес-аналитик;</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2" w:name="_2rrrqc1" w:colFirst="0" w:colLast="0"/>
      <w:bookmarkEnd w:id="222"/>
      <w:r>
        <w:rPr>
          <w:rFonts w:ascii="Times New Roman" w:eastAsia="Times New Roman" w:hAnsi="Times New Roman" w:cs="Times New Roman"/>
          <w:color w:val="282828"/>
          <w:sz w:val="28"/>
          <w:szCs w:val="28"/>
          <w:highlight w:val="white"/>
        </w:rPr>
        <w:t>проектный менеджер;</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3" w:name="_16x20ju" w:colFirst="0" w:colLast="0"/>
      <w:bookmarkEnd w:id="223"/>
      <w:r>
        <w:rPr>
          <w:rFonts w:ascii="Times New Roman" w:eastAsia="Times New Roman" w:hAnsi="Times New Roman" w:cs="Times New Roman"/>
          <w:color w:val="282828"/>
          <w:sz w:val="28"/>
          <w:szCs w:val="28"/>
          <w:highlight w:val="white"/>
        </w:rPr>
        <w:t>архитектор;</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4" w:name="_3qwpj7n" w:colFirst="0" w:colLast="0"/>
      <w:bookmarkEnd w:id="224"/>
      <w:r>
        <w:rPr>
          <w:rFonts w:ascii="Times New Roman" w:eastAsia="Times New Roman" w:hAnsi="Times New Roman" w:cs="Times New Roman"/>
          <w:color w:val="282828"/>
          <w:sz w:val="28"/>
          <w:szCs w:val="28"/>
          <w:highlight w:val="white"/>
        </w:rPr>
        <w:t>владелец проектом;</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25" w:name="_261ztfg" w:colFirst="0" w:colLast="0"/>
      <w:bookmarkEnd w:id="225"/>
      <w:r>
        <w:rPr>
          <w:rFonts w:ascii="Times New Roman" w:eastAsia="Times New Roman" w:hAnsi="Times New Roman" w:cs="Times New Roman"/>
          <w:b/>
          <w:color w:val="282828"/>
          <w:sz w:val="28"/>
          <w:szCs w:val="28"/>
          <w:highlight w:val="white"/>
        </w:rPr>
        <w:t>Количество членов команды</w:t>
      </w:r>
      <w:r>
        <w:rPr>
          <w:rFonts w:ascii="Times New Roman" w:eastAsia="Times New Roman" w:hAnsi="Times New Roman" w:cs="Times New Roman"/>
          <w:color w:val="282828"/>
          <w:sz w:val="28"/>
          <w:szCs w:val="28"/>
          <w:highlight w:val="white"/>
        </w:rPr>
        <w:t xml:space="preserve"> (Number of team members). Обычно количество команды составляет от 5 до 9 человек.</w:t>
      </w:r>
    </w:p>
    <w:p w:rsidR="00550131" w:rsidRPr="001F1620"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lang w:val="en-US"/>
        </w:rPr>
      </w:pPr>
      <w:bookmarkStart w:id="226" w:name="_l7a3n9" w:colFirst="0" w:colLast="0"/>
      <w:bookmarkEnd w:id="226"/>
      <w:r>
        <w:rPr>
          <w:rFonts w:ascii="Times New Roman" w:eastAsia="Times New Roman" w:hAnsi="Times New Roman" w:cs="Times New Roman"/>
          <w:b/>
          <w:color w:val="282828"/>
          <w:sz w:val="28"/>
          <w:szCs w:val="28"/>
          <w:highlight w:val="white"/>
        </w:rPr>
        <w:t>Опыт</w:t>
      </w:r>
      <w:r w:rsidRPr="001F1620">
        <w:rPr>
          <w:rFonts w:ascii="Times New Roman" w:eastAsia="Times New Roman" w:hAnsi="Times New Roman" w:cs="Times New Roman"/>
          <w:b/>
          <w:color w:val="282828"/>
          <w:sz w:val="28"/>
          <w:szCs w:val="28"/>
          <w:highlight w:val="white"/>
          <w:lang w:val="en-US"/>
        </w:rPr>
        <w:t xml:space="preserve"> </w:t>
      </w:r>
      <w:r>
        <w:rPr>
          <w:rFonts w:ascii="Times New Roman" w:eastAsia="Times New Roman" w:hAnsi="Times New Roman" w:cs="Times New Roman"/>
          <w:b/>
          <w:color w:val="282828"/>
          <w:sz w:val="28"/>
          <w:szCs w:val="28"/>
          <w:highlight w:val="white"/>
        </w:rPr>
        <w:t>членов</w:t>
      </w:r>
      <w:r w:rsidRPr="001F1620">
        <w:rPr>
          <w:rFonts w:ascii="Times New Roman" w:eastAsia="Times New Roman" w:hAnsi="Times New Roman" w:cs="Times New Roman"/>
          <w:b/>
          <w:color w:val="282828"/>
          <w:sz w:val="28"/>
          <w:szCs w:val="28"/>
          <w:highlight w:val="white"/>
          <w:lang w:val="en-US"/>
        </w:rPr>
        <w:t xml:space="preserve"> </w:t>
      </w:r>
      <w:r>
        <w:rPr>
          <w:rFonts w:ascii="Times New Roman" w:eastAsia="Times New Roman" w:hAnsi="Times New Roman" w:cs="Times New Roman"/>
          <w:b/>
          <w:color w:val="282828"/>
          <w:sz w:val="28"/>
          <w:szCs w:val="28"/>
          <w:highlight w:val="white"/>
        </w:rPr>
        <w:t>команды</w:t>
      </w:r>
      <w:r w:rsidRPr="001F1620">
        <w:rPr>
          <w:rFonts w:ascii="Times New Roman" w:eastAsia="Times New Roman" w:hAnsi="Times New Roman" w:cs="Times New Roman"/>
          <w:color w:val="282828"/>
          <w:sz w:val="28"/>
          <w:szCs w:val="28"/>
          <w:highlight w:val="white"/>
          <w:lang w:val="en-US"/>
        </w:rPr>
        <w:t xml:space="preserve"> (Position of team members):</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7" w:name="_356xmb2" w:colFirst="0" w:colLast="0"/>
      <w:bookmarkEnd w:id="227"/>
      <w:r>
        <w:rPr>
          <w:rFonts w:ascii="Times New Roman" w:eastAsia="Times New Roman" w:hAnsi="Times New Roman" w:cs="Times New Roman"/>
          <w:color w:val="282828"/>
          <w:sz w:val="28"/>
          <w:szCs w:val="28"/>
          <w:highlight w:val="white"/>
        </w:rPr>
        <w:t>Junior;</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8" w:name="_1kc7wiv" w:colFirst="0" w:colLast="0"/>
      <w:bookmarkEnd w:id="228"/>
      <w:r>
        <w:rPr>
          <w:rFonts w:ascii="Times New Roman" w:eastAsia="Times New Roman" w:hAnsi="Times New Roman" w:cs="Times New Roman"/>
          <w:color w:val="282828"/>
          <w:sz w:val="28"/>
          <w:szCs w:val="28"/>
          <w:highlight w:val="white"/>
        </w:rPr>
        <w:t>Middle;</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29" w:name="_44bvf6o" w:colFirst="0" w:colLast="0"/>
      <w:bookmarkEnd w:id="229"/>
      <w:r>
        <w:rPr>
          <w:rFonts w:ascii="Times New Roman" w:eastAsia="Times New Roman" w:hAnsi="Times New Roman" w:cs="Times New Roman"/>
          <w:color w:val="282828"/>
          <w:sz w:val="28"/>
          <w:szCs w:val="28"/>
          <w:highlight w:val="white"/>
        </w:rPr>
        <w:t>Senior;</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30" w:name="_2jh5peh" w:colFirst="0" w:colLast="0"/>
      <w:bookmarkEnd w:id="230"/>
      <w:r>
        <w:rPr>
          <w:rFonts w:ascii="Times New Roman" w:eastAsia="Times New Roman" w:hAnsi="Times New Roman" w:cs="Times New Roman"/>
          <w:b/>
          <w:color w:val="282828"/>
          <w:sz w:val="28"/>
          <w:szCs w:val="28"/>
          <w:highlight w:val="white"/>
        </w:rPr>
        <w:t>Модуль</w:t>
      </w:r>
      <w:r>
        <w:rPr>
          <w:rFonts w:ascii="Times New Roman" w:eastAsia="Times New Roman" w:hAnsi="Times New Roman" w:cs="Times New Roman"/>
          <w:color w:val="282828"/>
          <w:sz w:val="28"/>
          <w:szCs w:val="28"/>
          <w:highlight w:val="white"/>
        </w:rPr>
        <w:t xml:space="preserve"> (Module). Единица или группировка бизнес-функционала, которую необходимо разработать, протестировать и выпустить в </w:t>
      </w:r>
      <w:r>
        <w:rPr>
          <w:rFonts w:ascii="Times New Roman" w:eastAsia="Times New Roman" w:hAnsi="Times New Roman" w:cs="Times New Roman"/>
          <w:color w:val="282828"/>
          <w:sz w:val="28"/>
          <w:szCs w:val="28"/>
          <w:highlight w:val="white"/>
        </w:rPr>
        <w:lastRenderedPageBreak/>
        <w:t>производство. Для удобства, обычно все задачи продукта разбиваются на группы, а затем каждая группа на отдельные модули. Обычно модели имеют следующую структуру: «Будучи пользователем &lt;</w:t>
      </w:r>
      <w:r>
        <w:rPr>
          <w:rFonts w:ascii="Times New Roman" w:eastAsia="Times New Roman" w:hAnsi="Times New Roman" w:cs="Times New Roman"/>
          <w:i/>
          <w:color w:val="282828"/>
          <w:sz w:val="28"/>
          <w:szCs w:val="28"/>
          <w:highlight w:val="white"/>
        </w:rPr>
        <w:t>тип пользователя</w:t>
      </w:r>
      <w:r>
        <w:rPr>
          <w:rFonts w:ascii="Times New Roman" w:eastAsia="Times New Roman" w:hAnsi="Times New Roman" w:cs="Times New Roman"/>
          <w:color w:val="282828"/>
          <w:sz w:val="28"/>
          <w:szCs w:val="28"/>
          <w:highlight w:val="white"/>
        </w:rPr>
        <w:t>&gt; я хочу сделать &lt;</w:t>
      </w:r>
      <w:r>
        <w:rPr>
          <w:rFonts w:ascii="Times New Roman" w:eastAsia="Times New Roman" w:hAnsi="Times New Roman" w:cs="Times New Roman"/>
          <w:i/>
          <w:color w:val="282828"/>
          <w:sz w:val="28"/>
          <w:szCs w:val="28"/>
          <w:highlight w:val="white"/>
        </w:rPr>
        <w:t>действие</w:t>
      </w:r>
      <w:r>
        <w:rPr>
          <w:rFonts w:ascii="Times New Roman" w:eastAsia="Times New Roman" w:hAnsi="Times New Roman" w:cs="Times New Roman"/>
          <w:color w:val="282828"/>
          <w:sz w:val="28"/>
          <w:szCs w:val="28"/>
          <w:highlight w:val="white"/>
        </w:rPr>
        <w:t>&gt;, чтобы получить &lt;</w:t>
      </w:r>
      <w:r>
        <w:rPr>
          <w:rFonts w:ascii="Times New Roman" w:eastAsia="Times New Roman" w:hAnsi="Times New Roman" w:cs="Times New Roman"/>
          <w:i/>
          <w:color w:val="282828"/>
          <w:sz w:val="28"/>
          <w:szCs w:val="28"/>
          <w:highlight w:val="white"/>
        </w:rPr>
        <w:t>результат</w:t>
      </w:r>
      <w:r>
        <w:rPr>
          <w:rFonts w:ascii="Times New Roman" w:eastAsia="Times New Roman" w:hAnsi="Times New Roman" w:cs="Times New Roman"/>
          <w:color w:val="282828"/>
          <w:sz w:val="28"/>
          <w:szCs w:val="28"/>
          <w:highlight w:val="white"/>
        </w:rPr>
        <w:t>&gt;». Такая структура удобна тем, что понятна как разработчикам, так и заказчикам.</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31" w:name="_ymfzma" w:colFirst="0" w:colLast="0"/>
      <w:bookmarkEnd w:id="231"/>
      <w:r>
        <w:rPr>
          <w:rFonts w:ascii="Times New Roman" w:eastAsia="Times New Roman" w:hAnsi="Times New Roman" w:cs="Times New Roman"/>
          <w:b/>
          <w:color w:val="282828"/>
          <w:sz w:val="28"/>
          <w:szCs w:val="28"/>
          <w:highlight w:val="white"/>
        </w:rPr>
        <w:t>Сложность модуля</w:t>
      </w:r>
      <w:r>
        <w:rPr>
          <w:rFonts w:ascii="Times New Roman" w:eastAsia="Times New Roman" w:hAnsi="Times New Roman" w:cs="Times New Roman"/>
          <w:color w:val="282828"/>
          <w:sz w:val="28"/>
          <w:szCs w:val="28"/>
          <w:highlight w:val="white"/>
        </w:rPr>
        <w:t xml:space="preserve"> (Module complexity). Для оценки сложности можно использовать различные метрики. Так, например, зачастую прибегают к методу стори поинтов (Story Points). Оценивая сложность модуля, ему выставляется оценка с использованием цифр </w:t>
      </w:r>
      <w:r>
        <w:rPr>
          <w:rFonts w:ascii="Times New Roman" w:eastAsia="Times New Roman" w:hAnsi="Times New Roman" w:cs="Times New Roman"/>
          <w:i/>
          <w:color w:val="282828"/>
          <w:sz w:val="28"/>
          <w:szCs w:val="28"/>
          <w:highlight w:val="white"/>
        </w:rPr>
        <w:t>ряда Фибоначчи (1,2,3,5,8,13,21,34,55)</w:t>
      </w:r>
      <w:r>
        <w:rPr>
          <w:rFonts w:ascii="Times New Roman" w:eastAsia="Times New Roman" w:hAnsi="Times New Roman" w:cs="Times New Roman"/>
          <w:color w:val="282828"/>
          <w:sz w:val="28"/>
          <w:szCs w:val="28"/>
          <w:highlight w:val="white"/>
        </w:rPr>
        <w:t xml:space="preserve">. Также в БД можно использовать любые другие метрики оценки сложности, которые будут удобны для проекта и команды. Например </w:t>
      </w:r>
      <w:r>
        <w:rPr>
          <w:rFonts w:ascii="Times New Roman" w:eastAsia="Times New Roman" w:hAnsi="Times New Roman" w:cs="Times New Roman"/>
          <w:i/>
          <w:color w:val="282828"/>
          <w:sz w:val="28"/>
          <w:szCs w:val="28"/>
          <w:highlight w:val="white"/>
        </w:rPr>
        <w:t>линейную шкалу (1,2,3,4 … n)</w:t>
      </w:r>
      <w:r>
        <w:rPr>
          <w:rFonts w:ascii="Times New Roman" w:eastAsia="Times New Roman" w:hAnsi="Times New Roman" w:cs="Times New Roman"/>
          <w:color w:val="282828"/>
          <w:sz w:val="28"/>
          <w:szCs w:val="28"/>
          <w:highlight w:val="white"/>
        </w:rPr>
        <w:t xml:space="preserve"> или </w:t>
      </w:r>
      <w:r>
        <w:rPr>
          <w:rFonts w:ascii="Times New Roman" w:eastAsia="Times New Roman" w:hAnsi="Times New Roman" w:cs="Times New Roman"/>
          <w:i/>
          <w:color w:val="282828"/>
          <w:sz w:val="28"/>
          <w:szCs w:val="28"/>
          <w:highlight w:val="white"/>
        </w:rPr>
        <w:t>степень двойки (1,2,4,8 … 2n</w:t>
      </w:r>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i/>
          <w:color w:val="282828"/>
          <w:sz w:val="28"/>
          <w:szCs w:val="28"/>
          <w:highlight w:val="white"/>
        </w:rPr>
        <w:t>размеры одежды (XS, S, M, L, XL)</w:t>
      </w:r>
      <w:r>
        <w:rPr>
          <w:rFonts w:ascii="Times New Roman" w:eastAsia="Times New Roman" w:hAnsi="Times New Roman" w:cs="Times New Roman"/>
          <w:color w:val="282828"/>
          <w:sz w:val="28"/>
          <w:szCs w:val="28"/>
          <w:highlight w:val="white"/>
        </w:rPr>
        <w:t xml:space="preserve"> и т.д.</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32" w:name="_3im3ia3" w:colFirst="0" w:colLast="0"/>
      <w:bookmarkEnd w:id="232"/>
      <w:r>
        <w:rPr>
          <w:rFonts w:ascii="Times New Roman" w:eastAsia="Times New Roman" w:hAnsi="Times New Roman" w:cs="Times New Roman"/>
          <w:b/>
          <w:color w:val="282828"/>
          <w:sz w:val="28"/>
          <w:szCs w:val="28"/>
          <w:highlight w:val="white"/>
        </w:rPr>
        <w:t>Сроки разработки модуля</w:t>
      </w:r>
      <w:r>
        <w:rPr>
          <w:rFonts w:ascii="Times New Roman" w:eastAsia="Times New Roman" w:hAnsi="Times New Roman" w:cs="Times New Roman"/>
          <w:color w:val="282828"/>
          <w:sz w:val="28"/>
          <w:szCs w:val="28"/>
          <w:highlight w:val="white"/>
        </w:rPr>
        <w:t xml:space="preserve"> (Module development). Предполагается что в данную таблицу будут вноситься временные сроки затраченные на разработку отдельного модуля. Временные сроки можно указывать в минутах, часах, неделях или месяцев.</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33" w:name="_1xrdshw" w:colFirst="0" w:colLast="0"/>
      <w:bookmarkEnd w:id="233"/>
      <w:r>
        <w:rPr>
          <w:rFonts w:ascii="Times New Roman" w:eastAsia="Times New Roman" w:hAnsi="Times New Roman" w:cs="Times New Roman"/>
          <w:b/>
          <w:color w:val="282828"/>
          <w:sz w:val="28"/>
          <w:szCs w:val="28"/>
          <w:highlight w:val="white"/>
        </w:rPr>
        <w:t>Сроки тестирования модуля</w:t>
      </w:r>
      <w:r>
        <w:rPr>
          <w:rFonts w:ascii="Times New Roman" w:eastAsia="Times New Roman" w:hAnsi="Times New Roman" w:cs="Times New Roman"/>
          <w:color w:val="282828"/>
          <w:sz w:val="28"/>
          <w:szCs w:val="28"/>
          <w:highlight w:val="white"/>
        </w:rPr>
        <w:t xml:space="preserve"> (Module testing). Предполагается что в данную таблицу будут вноситься временные сроки затраченные на разработку отдельного модуля. Временные сроки можно указывать в минутах, часах, неделях или месяцев.</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34" w:name="_4hr1b5p" w:colFirst="0" w:colLast="0"/>
      <w:bookmarkEnd w:id="234"/>
      <w:r>
        <w:rPr>
          <w:rFonts w:ascii="Times New Roman" w:eastAsia="Times New Roman" w:hAnsi="Times New Roman" w:cs="Times New Roman"/>
          <w:b/>
          <w:color w:val="282828"/>
          <w:sz w:val="28"/>
          <w:szCs w:val="28"/>
          <w:highlight w:val="white"/>
        </w:rPr>
        <w:t>Тип тестовой документации</w:t>
      </w:r>
      <w:r>
        <w:rPr>
          <w:rFonts w:ascii="Times New Roman" w:eastAsia="Times New Roman" w:hAnsi="Times New Roman" w:cs="Times New Roman"/>
          <w:color w:val="282828"/>
          <w:sz w:val="28"/>
          <w:szCs w:val="28"/>
          <w:highlight w:val="white"/>
        </w:rPr>
        <w:t xml:space="preserve"> (Test documentation type)</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35" w:name="_2wwbldi" w:colFirst="0" w:colLast="0"/>
      <w:bookmarkEnd w:id="235"/>
      <w:r>
        <w:rPr>
          <w:rFonts w:ascii="Times New Roman" w:eastAsia="Times New Roman" w:hAnsi="Times New Roman" w:cs="Times New Roman"/>
          <w:i/>
          <w:color w:val="282828"/>
          <w:sz w:val="28"/>
          <w:szCs w:val="28"/>
          <w:highlight w:val="white"/>
        </w:rPr>
        <w:t>Тест план;</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36" w:name="_1c1lvlb" w:colFirst="0" w:colLast="0"/>
      <w:bookmarkEnd w:id="236"/>
      <w:r>
        <w:rPr>
          <w:rFonts w:ascii="Times New Roman" w:eastAsia="Times New Roman" w:hAnsi="Times New Roman" w:cs="Times New Roman"/>
          <w:i/>
          <w:color w:val="282828"/>
          <w:sz w:val="28"/>
          <w:szCs w:val="28"/>
          <w:highlight w:val="white"/>
        </w:rPr>
        <w:t>Чек-лист</w:t>
      </w:r>
      <w:r>
        <w:rPr>
          <w:rFonts w:ascii="Times New Roman" w:eastAsia="Times New Roman" w:hAnsi="Times New Roman" w:cs="Times New Roman"/>
          <w:color w:val="282828"/>
          <w:sz w:val="28"/>
          <w:szCs w:val="28"/>
          <w:highlight w:val="white"/>
        </w:rPr>
        <w:t xml:space="preserve"> – это документ, описывающий что должно быть протестировано. При этом чек-лист обычно является низкого уровня детализации. В нем указывают саму идею теста. Например, если необходимо проверить поле ввода, то чек лист будет написан в виде “Проверить поле ввода &lt;</w:t>
      </w:r>
      <w:r>
        <w:rPr>
          <w:rFonts w:ascii="Times New Roman" w:eastAsia="Times New Roman" w:hAnsi="Times New Roman" w:cs="Times New Roman"/>
          <w:i/>
          <w:color w:val="282828"/>
          <w:sz w:val="28"/>
          <w:szCs w:val="28"/>
          <w:highlight w:val="white"/>
        </w:rPr>
        <w:t>где</w:t>
      </w:r>
      <w:r>
        <w:rPr>
          <w:rFonts w:ascii="Times New Roman" w:eastAsia="Times New Roman" w:hAnsi="Times New Roman" w:cs="Times New Roman"/>
          <w:color w:val="282828"/>
          <w:sz w:val="28"/>
          <w:szCs w:val="28"/>
          <w:highlight w:val="white"/>
        </w:rPr>
        <w:t>&gt;”, в документе не будут указаны варианты ввода (язык, буквы или цифры и т.д.);</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37" w:name="_3w19e94" w:colFirst="0" w:colLast="0"/>
      <w:bookmarkEnd w:id="237"/>
      <w:r>
        <w:rPr>
          <w:rFonts w:ascii="Times New Roman" w:eastAsia="Times New Roman" w:hAnsi="Times New Roman" w:cs="Times New Roman"/>
          <w:i/>
          <w:color w:val="282828"/>
          <w:sz w:val="28"/>
          <w:szCs w:val="28"/>
          <w:highlight w:val="white"/>
        </w:rPr>
        <w:t>Тест сценарии / Тест кейсы.</w:t>
      </w:r>
      <w:r>
        <w:rPr>
          <w:rFonts w:ascii="Times New Roman" w:eastAsia="Times New Roman" w:hAnsi="Times New Roman" w:cs="Times New Roman"/>
          <w:color w:val="282828"/>
          <w:sz w:val="28"/>
          <w:szCs w:val="28"/>
          <w:highlight w:val="white"/>
        </w:rPr>
        <w:t xml:space="preserve"> Документ, описывающий манипуляции с приложением и ожидаемый результат. Например, если необходимо проверить поле ввода, то тест-кейс будет написан в виде “Проверить поле ввода &lt;</w:t>
      </w:r>
      <w:r>
        <w:rPr>
          <w:rFonts w:ascii="Times New Roman" w:eastAsia="Times New Roman" w:hAnsi="Times New Roman" w:cs="Times New Roman"/>
          <w:i/>
          <w:color w:val="282828"/>
          <w:sz w:val="28"/>
          <w:szCs w:val="28"/>
          <w:highlight w:val="white"/>
        </w:rPr>
        <w:t>где</w:t>
      </w:r>
      <w:r>
        <w:rPr>
          <w:rFonts w:ascii="Times New Roman" w:eastAsia="Times New Roman" w:hAnsi="Times New Roman" w:cs="Times New Roman"/>
          <w:color w:val="282828"/>
          <w:sz w:val="28"/>
          <w:szCs w:val="28"/>
          <w:highlight w:val="white"/>
        </w:rPr>
        <w:t>&gt;, &lt;</w:t>
      </w:r>
      <w:r>
        <w:rPr>
          <w:rFonts w:ascii="Times New Roman" w:eastAsia="Times New Roman" w:hAnsi="Times New Roman" w:cs="Times New Roman"/>
          <w:i/>
          <w:color w:val="282828"/>
          <w:sz w:val="28"/>
          <w:szCs w:val="28"/>
          <w:highlight w:val="white"/>
        </w:rPr>
        <w:t>при каких условиях</w:t>
      </w:r>
      <w:r>
        <w:rPr>
          <w:rFonts w:ascii="Times New Roman" w:eastAsia="Times New Roman" w:hAnsi="Times New Roman" w:cs="Times New Roman"/>
          <w:color w:val="282828"/>
          <w:sz w:val="28"/>
          <w:szCs w:val="28"/>
          <w:highlight w:val="white"/>
        </w:rPr>
        <w:t>&gt;, &lt;</w:t>
      </w:r>
      <w:r>
        <w:rPr>
          <w:rFonts w:ascii="Times New Roman" w:eastAsia="Times New Roman" w:hAnsi="Times New Roman" w:cs="Times New Roman"/>
          <w:i/>
          <w:color w:val="282828"/>
          <w:sz w:val="28"/>
          <w:szCs w:val="28"/>
          <w:highlight w:val="white"/>
        </w:rPr>
        <w:t>варианты данных для ввода</w:t>
      </w:r>
      <w:r>
        <w:rPr>
          <w:rFonts w:ascii="Times New Roman" w:eastAsia="Times New Roman" w:hAnsi="Times New Roman" w:cs="Times New Roman"/>
          <w:color w:val="282828"/>
          <w:sz w:val="28"/>
          <w:szCs w:val="28"/>
          <w:highlight w:val="white"/>
        </w:rPr>
        <w:t>&gt;”. Тест-кейс отличается своей детализированностью.</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38" w:name="_2b6jogx" w:colFirst="0" w:colLast="0"/>
      <w:bookmarkEnd w:id="238"/>
      <w:r>
        <w:rPr>
          <w:rFonts w:ascii="Times New Roman" w:eastAsia="Times New Roman" w:hAnsi="Times New Roman" w:cs="Times New Roman"/>
          <w:i/>
          <w:color w:val="282828"/>
          <w:sz w:val="28"/>
          <w:szCs w:val="28"/>
          <w:highlight w:val="white"/>
        </w:rPr>
        <w:lastRenderedPageBreak/>
        <w:t xml:space="preserve">Баг репорт. </w:t>
      </w:r>
      <w:r>
        <w:rPr>
          <w:rFonts w:ascii="Times New Roman" w:eastAsia="Times New Roman" w:hAnsi="Times New Roman" w:cs="Times New Roman"/>
          <w:color w:val="282828"/>
          <w:sz w:val="28"/>
          <w:szCs w:val="28"/>
          <w:highlight w:val="white"/>
        </w:rPr>
        <w:t>Документ, описывающий место нахождения бугу, условия его нахождения, шаги которые привели к его обнаружению, его важность и приоритетность;</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39" w:name="_qbtyoq" w:colFirst="0" w:colLast="0"/>
      <w:bookmarkEnd w:id="239"/>
      <w:r>
        <w:rPr>
          <w:rFonts w:ascii="Times New Roman" w:eastAsia="Times New Roman" w:hAnsi="Times New Roman" w:cs="Times New Roman"/>
          <w:b/>
          <w:color w:val="282828"/>
          <w:sz w:val="28"/>
          <w:szCs w:val="28"/>
          <w:highlight w:val="white"/>
        </w:rPr>
        <w:t>Процент покрытия модуля тестовой документацией</w:t>
      </w:r>
      <w:r>
        <w:rPr>
          <w:rFonts w:ascii="Times New Roman" w:eastAsia="Times New Roman" w:hAnsi="Times New Roman" w:cs="Times New Roman"/>
          <w:color w:val="282828"/>
          <w:sz w:val="28"/>
          <w:szCs w:val="28"/>
          <w:highlight w:val="white"/>
        </w:rPr>
        <w:t xml:space="preserve"> (Module coverage by test documentation). Предполагается что в данную таблицу будет вноситься количественная мера, а именно процентное соотношение всех возможных требований к модулю и написанных тестовых сценариев к ним. </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40" w:name="_3abhhcj" w:colFirst="0" w:colLast="0"/>
      <w:bookmarkEnd w:id="240"/>
      <w:r>
        <w:rPr>
          <w:rFonts w:ascii="Times New Roman" w:eastAsia="Times New Roman" w:hAnsi="Times New Roman" w:cs="Times New Roman"/>
          <w:b/>
          <w:color w:val="282828"/>
          <w:sz w:val="28"/>
          <w:szCs w:val="28"/>
          <w:highlight w:val="white"/>
        </w:rPr>
        <w:t>Процент покрытия модуля автотестами</w:t>
      </w:r>
      <w:r>
        <w:rPr>
          <w:rFonts w:ascii="Times New Roman" w:eastAsia="Times New Roman" w:hAnsi="Times New Roman" w:cs="Times New Roman"/>
          <w:color w:val="282828"/>
          <w:sz w:val="28"/>
          <w:szCs w:val="28"/>
          <w:highlight w:val="white"/>
        </w:rPr>
        <w:t xml:space="preserve"> (Module coverage by autotests). Предполагается что в данную таблицу будет процентное соотношение всех возможных требований к модулю и написанных автотестов к ним.</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41" w:name="_1pgrrkc" w:colFirst="0" w:colLast="0"/>
      <w:bookmarkEnd w:id="241"/>
      <w:r>
        <w:rPr>
          <w:rFonts w:ascii="Times New Roman" w:eastAsia="Times New Roman" w:hAnsi="Times New Roman" w:cs="Times New Roman"/>
          <w:b/>
          <w:color w:val="282828"/>
          <w:sz w:val="28"/>
          <w:szCs w:val="28"/>
          <w:highlight w:val="white"/>
        </w:rPr>
        <w:t>Количество багов найденных в модуле</w:t>
      </w:r>
      <w:r>
        <w:rPr>
          <w:rFonts w:ascii="Times New Roman" w:eastAsia="Times New Roman" w:hAnsi="Times New Roman" w:cs="Times New Roman"/>
          <w:color w:val="282828"/>
          <w:sz w:val="28"/>
          <w:szCs w:val="28"/>
          <w:highlight w:val="white"/>
        </w:rPr>
        <w:t xml:space="preserve"> (Bugs number). Количественная мера найденных багов в модуле. Рекомендуется использовать значения от 0 до 500.</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42" w:name="_49gfa85" w:colFirst="0" w:colLast="0"/>
      <w:bookmarkEnd w:id="242"/>
      <w:r>
        <w:rPr>
          <w:rFonts w:ascii="Times New Roman" w:eastAsia="Times New Roman" w:hAnsi="Times New Roman" w:cs="Times New Roman"/>
          <w:b/>
          <w:color w:val="282828"/>
          <w:sz w:val="28"/>
          <w:szCs w:val="28"/>
          <w:highlight w:val="white"/>
        </w:rPr>
        <w:t>Серьезность бага</w:t>
      </w:r>
      <w:r>
        <w:rPr>
          <w:rFonts w:ascii="Times New Roman" w:eastAsia="Times New Roman" w:hAnsi="Times New Roman" w:cs="Times New Roman"/>
          <w:color w:val="282828"/>
          <w:sz w:val="28"/>
          <w:szCs w:val="28"/>
          <w:highlight w:val="white"/>
        </w:rPr>
        <w:t xml:space="preserve"> (Bug Severity). Это атрибут, характеризующий влияние дефекта на работоспособность приложения.</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43" w:name="_2olpkfy" w:colFirst="0" w:colLast="0"/>
      <w:bookmarkEnd w:id="243"/>
      <w:r>
        <w:rPr>
          <w:rFonts w:ascii="Times New Roman" w:eastAsia="Times New Roman" w:hAnsi="Times New Roman" w:cs="Times New Roman"/>
          <w:i/>
          <w:color w:val="282828"/>
          <w:sz w:val="28"/>
          <w:szCs w:val="28"/>
          <w:highlight w:val="white"/>
        </w:rPr>
        <w:t>S1 Блокирующая (Blocker);</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44" w:name="_13qzunr" w:colFirst="0" w:colLast="0"/>
      <w:bookmarkEnd w:id="244"/>
      <w:r>
        <w:rPr>
          <w:rFonts w:ascii="Times New Roman" w:eastAsia="Times New Roman" w:hAnsi="Times New Roman" w:cs="Times New Roman"/>
          <w:i/>
          <w:color w:val="282828"/>
          <w:sz w:val="28"/>
          <w:szCs w:val="28"/>
          <w:highlight w:val="white"/>
        </w:rPr>
        <w:t>S2 Критическая (Critical);</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45" w:name="_3nqndbk" w:colFirst="0" w:colLast="0"/>
      <w:bookmarkEnd w:id="245"/>
      <w:r>
        <w:rPr>
          <w:rFonts w:ascii="Times New Roman" w:eastAsia="Times New Roman" w:hAnsi="Times New Roman" w:cs="Times New Roman"/>
          <w:i/>
          <w:color w:val="282828"/>
          <w:sz w:val="28"/>
          <w:szCs w:val="28"/>
          <w:highlight w:val="white"/>
        </w:rPr>
        <w:t>S3 Значительная (Major);</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46" w:name="_22vxnjd" w:colFirst="0" w:colLast="0"/>
      <w:bookmarkEnd w:id="246"/>
      <w:r>
        <w:rPr>
          <w:rFonts w:ascii="Times New Roman" w:eastAsia="Times New Roman" w:hAnsi="Times New Roman" w:cs="Times New Roman"/>
          <w:i/>
          <w:color w:val="282828"/>
          <w:sz w:val="28"/>
          <w:szCs w:val="28"/>
          <w:highlight w:val="white"/>
        </w:rPr>
        <w:t>S4 Незначительная (Minor);</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47" w:name="_i17xr6" w:colFirst="0" w:colLast="0"/>
      <w:bookmarkEnd w:id="247"/>
      <w:r>
        <w:rPr>
          <w:rFonts w:ascii="Times New Roman" w:eastAsia="Times New Roman" w:hAnsi="Times New Roman" w:cs="Times New Roman"/>
          <w:b/>
          <w:color w:val="282828"/>
          <w:sz w:val="28"/>
          <w:szCs w:val="28"/>
          <w:highlight w:val="white"/>
        </w:rPr>
        <w:t>Приоритет бага</w:t>
      </w:r>
      <w:r>
        <w:rPr>
          <w:rFonts w:ascii="Times New Roman" w:eastAsia="Times New Roman" w:hAnsi="Times New Roman" w:cs="Times New Roman"/>
          <w:color w:val="282828"/>
          <w:sz w:val="28"/>
          <w:szCs w:val="28"/>
          <w:highlight w:val="white"/>
        </w:rPr>
        <w:t xml:space="preserve"> (Bug Severity).  Это атрибут, указывающий на очередность выполнения задачи или устранения дефекта. Можно сказать, что это инструмент менеджера по планированию работ. Чем выше приоритет, тем быстрее нужно исправить баг.</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48" w:name="_320vgez" w:colFirst="0" w:colLast="0"/>
      <w:bookmarkEnd w:id="248"/>
      <w:r>
        <w:rPr>
          <w:rFonts w:ascii="Times New Roman" w:eastAsia="Times New Roman" w:hAnsi="Times New Roman" w:cs="Times New Roman"/>
          <w:i/>
          <w:color w:val="282828"/>
          <w:sz w:val="28"/>
          <w:szCs w:val="28"/>
          <w:highlight w:val="white"/>
        </w:rPr>
        <w:t>P1 Высокий (High);</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49" w:name="_1h65qms" w:colFirst="0" w:colLast="0"/>
      <w:bookmarkEnd w:id="249"/>
      <w:r>
        <w:rPr>
          <w:rFonts w:ascii="Times New Roman" w:eastAsia="Times New Roman" w:hAnsi="Times New Roman" w:cs="Times New Roman"/>
          <w:i/>
          <w:color w:val="282828"/>
          <w:sz w:val="28"/>
          <w:szCs w:val="28"/>
          <w:highlight w:val="white"/>
        </w:rPr>
        <w:t>P2 Средний (Medium);</w:t>
      </w:r>
    </w:p>
    <w:p w:rsidR="00550131" w:rsidRDefault="001F1620">
      <w:pPr>
        <w:numPr>
          <w:ilvl w:val="1"/>
          <w:numId w:val="2"/>
        </w:numPr>
        <w:spacing w:after="0" w:line="276" w:lineRule="auto"/>
        <w:jc w:val="both"/>
        <w:rPr>
          <w:rFonts w:ascii="Times New Roman" w:eastAsia="Times New Roman" w:hAnsi="Times New Roman" w:cs="Times New Roman"/>
          <w:color w:val="282828"/>
          <w:sz w:val="28"/>
          <w:szCs w:val="28"/>
          <w:highlight w:val="white"/>
        </w:rPr>
      </w:pPr>
      <w:bookmarkStart w:id="250" w:name="_415t9al" w:colFirst="0" w:colLast="0"/>
      <w:bookmarkEnd w:id="250"/>
      <w:r>
        <w:rPr>
          <w:rFonts w:ascii="Times New Roman" w:eastAsia="Times New Roman" w:hAnsi="Times New Roman" w:cs="Times New Roman"/>
          <w:i/>
          <w:color w:val="282828"/>
          <w:sz w:val="28"/>
          <w:szCs w:val="28"/>
          <w:highlight w:val="white"/>
        </w:rPr>
        <w:t>P3 Низкий (Low)</w:t>
      </w:r>
      <w:r>
        <w:rPr>
          <w:rFonts w:ascii="Times New Roman" w:eastAsia="Times New Roman" w:hAnsi="Times New Roman" w:cs="Times New Roman"/>
          <w:color w:val="282828"/>
          <w:sz w:val="28"/>
          <w:szCs w:val="28"/>
          <w:highlight w:val="white"/>
        </w:rPr>
        <w:t xml:space="preserve"> [18];</w:t>
      </w:r>
    </w:p>
    <w:p w:rsidR="00550131" w:rsidRDefault="001F1620">
      <w:pPr>
        <w:numPr>
          <w:ilvl w:val="0"/>
          <w:numId w:val="2"/>
        </w:numPr>
        <w:spacing w:after="0" w:line="276" w:lineRule="auto"/>
        <w:jc w:val="both"/>
        <w:rPr>
          <w:rFonts w:ascii="Times New Roman" w:eastAsia="Times New Roman" w:hAnsi="Times New Roman" w:cs="Times New Roman"/>
          <w:color w:val="282828"/>
          <w:sz w:val="28"/>
          <w:szCs w:val="28"/>
          <w:highlight w:val="white"/>
        </w:rPr>
      </w:pPr>
      <w:bookmarkStart w:id="251" w:name="_2gb3jie" w:colFirst="0" w:colLast="0"/>
      <w:bookmarkEnd w:id="251"/>
      <w:r w:rsidRPr="001F1620">
        <w:rPr>
          <w:rFonts w:ascii="Times New Roman" w:eastAsia="Times New Roman" w:hAnsi="Times New Roman" w:cs="Times New Roman"/>
          <w:color w:val="282828"/>
          <w:sz w:val="28"/>
          <w:szCs w:val="28"/>
          <w:highlight w:val="white"/>
          <w:lang w:val="en-US"/>
        </w:rPr>
        <w:t xml:space="preserve"> </w:t>
      </w:r>
      <w:r>
        <w:rPr>
          <w:rFonts w:ascii="Times New Roman" w:eastAsia="Times New Roman" w:hAnsi="Times New Roman" w:cs="Times New Roman"/>
          <w:b/>
          <w:color w:val="282828"/>
          <w:sz w:val="28"/>
          <w:szCs w:val="28"/>
          <w:highlight w:val="white"/>
        </w:rPr>
        <w:t>Этап</w:t>
      </w:r>
      <w:r w:rsidRPr="001F1620">
        <w:rPr>
          <w:rFonts w:ascii="Times New Roman" w:eastAsia="Times New Roman" w:hAnsi="Times New Roman" w:cs="Times New Roman"/>
          <w:b/>
          <w:color w:val="282828"/>
          <w:sz w:val="28"/>
          <w:szCs w:val="28"/>
          <w:highlight w:val="white"/>
          <w:lang w:val="en-US"/>
        </w:rPr>
        <w:t xml:space="preserve"> </w:t>
      </w:r>
      <w:r>
        <w:rPr>
          <w:rFonts w:ascii="Times New Roman" w:eastAsia="Times New Roman" w:hAnsi="Times New Roman" w:cs="Times New Roman"/>
          <w:b/>
          <w:color w:val="282828"/>
          <w:sz w:val="28"/>
          <w:szCs w:val="28"/>
          <w:highlight w:val="white"/>
        </w:rPr>
        <w:t>нахождения</w:t>
      </w:r>
      <w:r w:rsidRPr="001F1620">
        <w:rPr>
          <w:rFonts w:ascii="Times New Roman" w:eastAsia="Times New Roman" w:hAnsi="Times New Roman" w:cs="Times New Roman"/>
          <w:b/>
          <w:color w:val="282828"/>
          <w:sz w:val="28"/>
          <w:szCs w:val="28"/>
          <w:highlight w:val="white"/>
          <w:lang w:val="en-US"/>
        </w:rPr>
        <w:t xml:space="preserve"> </w:t>
      </w:r>
      <w:r>
        <w:rPr>
          <w:rFonts w:ascii="Times New Roman" w:eastAsia="Times New Roman" w:hAnsi="Times New Roman" w:cs="Times New Roman"/>
          <w:b/>
          <w:color w:val="282828"/>
          <w:sz w:val="28"/>
          <w:szCs w:val="28"/>
          <w:highlight w:val="white"/>
        </w:rPr>
        <w:t>бага</w:t>
      </w:r>
      <w:r w:rsidRPr="001F1620">
        <w:rPr>
          <w:rFonts w:ascii="Times New Roman" w:eastAsia="Times New Roman" w:hAnsi="Times New Roman" w:cs="Times New Roman"/>
          <w:color w:val="282828"/>
          <w:sz w:val="28"/>
          <w:szCs w:val="28"/>
          <w:highlight w:val="white"/>
          <w:lang w:val="en-US"/>
        </w:rPr>
        <w:t xml:space="preserve"> (Stage of finding the bug). </w:t>
      </w:r>
      <w:r>
        <w:rPr>
          <w:rFonts w:ascii="Times New Roman" w:eastAsia="Times New Roman" w:hAnsi="Times New Roman" w:cs="Times New Roman"/>
          <w:color w:val="282828"/>
          <w:sz w:val="28"/>
          <w:szCs w:val="28"/>
          <w:highlight w:val="white"/>
        </w:rPr>
        <w:t xml:space="preserve">В данную таблицу необходимо вносить этап в котором баг был обнаружен и задокументирован. Этап нахождения бага может указать на стоимость его исправления. Так, например, исправление бага, который был найден на этапе анализа требований потребует наименьшего времени а значит и стоимости, в сравнении с тем багом, который был найдет пользователем или заказчиком. </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52" w:name="_vgdtq7" w:colFirst="0" w:colLast="0"/>
      <w:bookmarkEnd w:id="252"/>
      <w:r>
        <w:rPr>
          <w:rFonts w:ascii="Times New Roman" w:eastAsia="Times New Roman" w:hAnsi="Times New Roman" w:cs="Times New Roman"/>
          <w:i/>
          <w:color w:val="282828"/>
          <w:sz w:val="28"/>
          <w:szCs w:val="28"/>
          <w:highlight w:val="white"/>
        </w:rPr>
        <w:t>анализ документации;</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53" w:name="_3fg1ce0" w:colFirst="0" w:colLast="0"/>
      <w:bookmarkEnd w:id="253"/>
      <w:r>
        <w:rPr>
          <w:rFonts w:ascii="Times New Roman" w:eastAsia="Times New Roman" w:hAnsi="Times New Roman" w:cs="Times New Roman"/>
          <w:i/>
          <w:color w:val="282828"/>
          <w:sz w:val="28"/>
          <w:szCs w:val="28"/>
          <w:highlight w:val="white"/>
        </w:rPr>
        <w:t>смоук тестирование;</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54" w:name="_1ulbmlt" w:colFirst="0" w:colLast="0"/>
      <w:bookmarkEnd w:id="254"/>
      <w:r>
        <w:rPr>
          <w:rFonts w:ascii="Times New Roman" w:eastAsia="Times New Roman" w:hAnsi="Times New Roman" w:cs="Times New Roman"/>
          <w:i/>
          <w:color w:val="282828"/>
          <w:sz w:val="28"/>
          <w:szCs w:val="28"/>
          <w:highlight w:val="white"/>
        </w:rPr>
        <w:lastRenderedPageBreak/>
        <w:t>функциональное тестирование;</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55" w:name="_4ekz59m" w:colFirst="0" w:colLast="0"/>
      <w:bookmarkEnd w:id="255"/>
      <w:r>
        <w:rPr>
          <w:rFonts w:ascii="Times New Roman" w:eastAsia="Times New Roman" w:hAnsi="Times New Roman" w:cs="Times New Roman"/>
          <w:i/>
          <w:color w:val="282828"/>
          <w:sz w:val="28"/>
          <w:szCs w:val="28"/>
          <w:highlight w:val="white"/>
        </w:rPr>
        <w:t>регрессионное тестирование;</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56" w:name="_2tq9fhf" w:colFirst="0" w:colLast="0"/>
      <w:bookmarkEnd w:id="256"/>
      <w:r>
        <w:rPr>
          <w:rFonts w:ascii="Times New Roman" w:eastAsia="Times New Roman" w:hAnsi="Times New Roman" w:cs="Times New Roman"/>
          <w:i/>
          <w:color w:val="282828"/>
          <w:sz w:val="28"/>
          <w:szCs w:val="28"/>
          <w:highlight w:val="white"/>
        </w:rPr>
        <w:t>Е2Е тестирование;</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57" w:name="_18vjpp8" w:colFirst="0" w:colLast="0"/>
      <w:bookmarkEnd w:id="257"/>
      <w:r>
        <w:rPr>
          <w:rFonts w:ascii="Times New Roman" w:eastAsia="Times New Roman" w:hAnsi="Times New Roman" w:cs="Times New Roman"/>
          <w:i/>
          <w:color w:val="282828"/>
          <w:sz w:val="28"/>
          <w:szCs w:val="28"/>
          <w:highlight w:val="white"/>
        </w:rPr>
        <w:t>заказчиком;</w:t>
      </w:r>
    </w:p>
    <w:p w:rsidR="00550131" w:rsidRDefault="001F1620">
      <w:pPr>
        <w:numPr>
          <w:ilvl w:val="1"/>
          <w:numId w:val="2"/>
        </w:numPr>
        <w:spacing w:after="0" w:line="276" w:lineRule="auto"/>
        <w:jc w:val="both"/>
        <w:rPr>
          <w:rFonts w:ascii="Times New Roman" w:eastAsia="Times New Roman" w:hAnsi="Times New Roman" w:cs="Times New Roman"/>
          <w:i/>
          <w:color w:val="282828"/>
          <w:sz w:val="28"/>
          <w:szCs w:val="28"/>
          <w:highlight w:val="white"/>
        </w:rPr>
      </w:pPr>
      <w:bookmarkStart w:id="258" w:name="_3sv78d1" w:colFirst="0" w:colLast="0"/>
      <w:bookmarkEnd w:id="258"/>
      <w:r>
        <w:rPr>
          <w:rFonts w:ascii="Times New Roman" w:eastAsia="Times New Roman" w:hAnsi="Times New Roman" w:cs="Times New Roman"/>
          <w:i/>
          <w:color w:val="282828"/>
          <w:sz w:val="28"/>
          <w:szCs w:val="28"/>
          <w:highlight w:val="white"/>
        </w:rPr>
        <w:t>после релиза.</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59" w:name="_280hiku" w:colFirst="0" w:colLast="0"/>
      <w:bookmarkEnd w:id="259"/>
      <w:r>
        <w:rPr>
          <w:rFonts w:ascii="Times New Roman" w:eastAsia="Times New Roman" w:hAnsi="Times New Roman" w:cs="Times New Roman"/>
          <w:color w:val="282828"/>
          <w:sz w:val="28"/>
          <w:szCs w:val="28"/>
          <w:highlight w:val="white"/>
        </w:rPr>
        <w:t xml:space="preserve">Инструментом реализации данной базы данных может послужить Microsoft SQL Server.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60" w:name="_n5rssn" w:colFirst="0" w:colLast="0"/>
      <w:bookmarkEnd w:id="260"/>
      <w:r>
        <w:rPr>
          <w:rFonts w:ascii="Times New Roman" w:eastAsia="Times New Roman" w:hAnsi="Times New Roman" w:cs="Times New Roman"/>
          <w:b/>
          <w:color w:val="282828"/>
          <w:sz w:val="28"/>
          <w:szCs w:val="28"/>
          <w:highlight w:val="white"/>
        </w:rPr>
        <w:t>Microsoft SQL Server</w:t>
      </w:r>
      <w:r>
        <w:rPr>
          <w:rFonts w:ascii="Times New Roman" w:eastAsia="Times New Roman" w:hAnsi="Times New Roman" w:cs="Times New Roman"/>
          <w:color w:val="282828"/>
          <w:sz w:val="28"/>
          <w:szCs w:val="28"/>
          <w:highlight w:val="white"/>
        </w:rPr>
        <w:t xml:space="preserve"> — система управления реляционными базами данных, разработанная корпорацией Microsoft. Важнейшие характеристики данной СУБД - это:</w:t>
      </w:r>
    </w:p>
    <w:p w:rsidR="00550131" w:rsidRDefault="001F1620">
      <w:pPr>
        <w:numPr>
          <w:ilvl w:val="0"/>
          <w:numId w:val="9"/>
        </w:numPr>
        <w:spacing w:after="0" w:line="276" w:lineRule="auto"/>
        <w:ind w:firstLine="413"/>
        <w:jc w:val="both"/>
        <w:rPr>
          <w:rFonts w:ascii="Times New Roman" w:eastAsia="Times New Roman" w:hAnsi="Times New Roman" w:cs="Times New Roman"/>
          <w:color w:val="282828"/>
          <w:sz w:val="28"/>
          <w:szCs w:val="28"/>
          <w:highlight w:val="white"/>
        </w:rPr>
      </w:pPr>
      <w:bookmarkStart w:id="261" w:name="_375fbgg" w:colFirst="0" w:colLast="0"/>
      <w:bookmarkEnd w:id="261"/>
      <w:r>
        <w:rPr>
          <w:rFonts w:ascii="Times New Roman" w:eastAsia="Times New Roman" w:hAnsi="Times New Roman" w:cs="Times New Roman"/>
          <w:color w:val="282828"/>
          <w:sz w:val="28"/>
          <w:szCs w:val="28"/>
          <w:highlight w:val="white"/>
        </w:rPr>
        <w:t>простота администрирования;</w:t>
      </w:r>
    </w:p>
    <w:p w:rsidR="00550131" w:rsidRDefault="001F1620">
      <w:pPr>
        <w:numPr>
          <w:ilvl w:val="0"/>
          <w:numId w:val="9"/>
        </w:numPr>
        <w:spacing w:after="0" w:line="276" w:lineRule="auto"/>
        <w:ind w:firstLine="413"/>
        <w:jc w:val="both"/>
        <w:rPr>
          <w:rFonts w:ascii="Times New Roman" w:eastAsia="Times New Roman" w:hAnsi="Times New Roman" w:cs="Times New Roman"/>
          <w:color w:val="282828"/>
          <w:sz w:val="28"/>
          <w:szCs w:val="28"/>
          <w:highlight w:val="white"/>
        </w:rPr>
      </w:pPr>
      <w:bookmarkStart w:id="262" w:name="_1maplo9" w:colFirst="0" w:colLast="0"/>
      <w:bookmarkEnd w:id="262"/>
      <w:r>
        <w:rPr>
          <w:rFonts w:ascii="Times New Roman" w:eastAsia="Times New Roman" w:hAnsi="Times New Roman" w:cs="Times New Roman"/>
          <w:color w:val="282828"/>
          <w:sz w:val="28"/>
          <w:szCs w:val="28"/>
          <w:highlight w:val="white"/>
        </w:rPr>
        <w:t>возможность подключения к Web;</w:t>
      </w:r>
    </w:p>
    <w:p w:rsidR="00550131" w:rsidRDefault="001F1620">
      <w:pPr>
        <w:numPr>
          <w:ilvl w:val="0"/>
          <w:numId w:val="9"/>
        </w:numPr>
        <w:spacing w:after="0" w:line="276" w:lineRule="auto"/>
        <w:ind w:firstLine="413"/>
        <w:jc w:val="both"/>
        <w:rPr>
          <w:rFonts w:ascii="Times New Roman" w:eastAsia="Times New Roman" w:hAnsi="Times New Roman" w:cs="Times New Roman"/>
          <w:color w:val="282828"/>
          <w:sz w:val="28"/>
          <w:szCs w:val="28"/>
          <w:highlight w:val="white"/>
        </w:rPr>
      </w:pPr>
      <w:bookmarkStart w:id="263" w:name="_46ad4c2" w:colFirst="0" w:colLast="0"/>
      <w:bookmarkEnd w:id="263"/>
      <w:r>
        <w:rPr>
          <w:rFonts w:ascii="Times New Roman" w:eastAsia="Times New Roman" w:hAnsi="Times New Roman" w:cs="Times New Roman"/>
          <w:color w:val="282828"/>
          <w:sz w:val="28"/>
          <w:szCs w:val="28"/>
          <w:highlight w:val="white"/>
        </w:rPr>
        <w:t>быстродействие и функциональные возможности механизма сервера СУБД;</w:t>
      </w:r>
    </w:p>
    <w:p w:rsidR="00550131" w:rsidRDefault="001F1620">
      <w:pPr>
        <w:numPr>
          <w:ilvl w:val="0"/>
          <w:numId w:val="9"/>
        </w:numPr>
        <w:spacing w:after="0" w:line="276" w:lineRule="auto"/>
        <w:ind w:firstLine="413"/>
        <w:jc w:val="both"/>
        <w:rPr>
          <w:rFonts w:ascii="Times New Roman" w:eastAsia="Times New Roman" w:hAnsi="Times New Roman" w:cs="Times New Roman"/>
          <w:color w:val="282828"/>
          <w:sz w:val="28"/>
          <w:szCs w:val="28"/>
          <w:highlight w:val="white"/>
        </w:rPr>
      </w:pPr>
      <w:bookmarkStart w:id="264" w:name="_2lfnejv" w:colFirst="0" w:colLast="0"/>
      <w:bookmarkEnd w:id="264"/>
      <w:r>
        <w:rPr>
          <w:rFonts w:ascii="Times New Roman" w:eastAsia="Times New Roman" w:hAnsi="Times New Roman" w:cs="Times New Roman"/>
          <w:color w:val="282828"/>
          <w:sz w:val="28"/>
          <w:szCs w:val="28"/>
          <w:highlight w:val="white"/>
        </w:rPr>
        <w:t>наличие средств удаленного доступа.</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65" w:name="_10kxoro" w:colFirst="0" w:colLast="0"/>
      <w:bookmarkEnd w:id="265"/>
      <w:r>
        <w:rPr>
          <w:rFonts w:ascii="Times New Roman" w:eastAsia="Times New Roman" w:hAnsi="Times New Roman" w:cs="Times New Roman"/>
          <w:color w:val="282828"/>
          <w:sz w:val="28"/>
          <w:szCs w:val="28"/>
          <w:highlight w:val="white"/>
        </w:rPr>
        <w:t>В комплект средств административного управления данной СУБД входит целый набор специальных мастеров и средств автоматической настройки параметров конфигурации. Также данная БД оснащена замечательными средствами тиражирования, позволяющими синхронизировать данные ПК с информацией БД и наоборот. Входящий в комплект поставки сервер OLAP дает возможность сохранять и анализировать все имеющиеся у пользователя данные. Данная СУБД представляет собой современную полнофункциональную базу данных, которая идеально подходит для малых и средних организаций. Стоит также заметить, что общемировой тенденцией в XXI веке стал практически повсеместный переход на платформу LINUX, а SQL Server функционирует только в среде Windows. Поэтому использование SQL Server целесообразно, только если для доступа к содержимому БД используется исключительно стандарт ODBC, в противном случае лучше использовать другие СУБД.</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66" w:name="_3kkl7fh" w:colFirst="0" w:colLast="0"/>
      <w:bookmarkEnd w:id="266"/>
      <w:r>
        <w:rPr>
          <w:rFonts w:ascii="Times New Roman" w:eastAsia="Times New Roman" w:hAnsi="Times New Roman" w:cs="Times New Roman"/>
          <w:color w:val="282828"/>
          <w:sz w:val="28"/>
          <w:szCs w:val="28"/>
          <w:highlight w:val="white"/>
        </w:rPr>
        <w:t xml:space="preserve">В качестве вывода можно сделать заключение о том, что проект БД “Опыт реализованных проектов” позволит хранить, накапливать, визуализировать данные о этапе тестирования реализованных проектов. Предполагается что разработанная БД будет внедрена в компанию, которая разрабатывает программные продукты. Будет заполняться и пополняться членами команды на различных проектах и разных этапах разработки программного продукта и его тестирования. Описанные сущности БД являются основой и могут быть изменены и расширены на усмотрение компании, в которую данная БД будет внедрена. Целесообразность использования данной БД </w:t>
      </w:r>
      <w:r>
        <w:rPr>
          <w:rFonts w:ascii="Times New Roman" w:eastAsia="Times New Roman" w:hAnsi="Times New Roman" w:cs="Times New Roman"/>
          <w:color w:val="282828"/>
          <w:sz w:val="28"/>
          <w:szCs w:val="28"/>
          <w:highlight w:val="white"/>
        </w:rPr>
        <w:lastRenderedPageBreak/>
        <w:t>можно объяснить полезностью в решении задачи планирования, как этапа тестирования, так и самих будущих проектов.</w:t>
      </w:r>
    </w:p>
    <w:p w:rsidR="00550131" w:rsidRDefault="00550131" w:rsidP="00D554B0">
      <w:pPr>
        <w:spacing w:line="276" w:lineRule="auto"/>
      </w:pPr>
      <w:bookmarkStart w:id="267" w:name="_4jpj0b3" w:colFirst="0" w:colLast="0"/>
      <w:bookmarkEnd w:id="267"/>
    </w:p>
    <w:p w:rsidR="00D554B0" w:rsidRDefault="00D554B0" w:rsidP="00D554B0">
      <w:pPr>
        <w:spacing w:line="276" w:lineRule="auto"/>
      </w:pPr>
    </w:p>
    <w:p w:rsidR="00D554B0" w:rsidRPr="001F1620" w:rsidRDefault="00D554B0" w:rsidP="00D554B0">
      <w:pPr>
        <w:spacing w:line="276" w:lineRule="auto"/>
      </w:pPr>
    </w:p>
    <w:p w:rsidR="00550131" w:rsidRDefault="001F1620" w:rsidP="00D554B0">
      <w:pPr>
        <w:pStyle w:val="3"/>
        <w:spacing w:after="0" w:line="276" w:lineRule="auto"/>
        <w:ind w:firstLine="720"/>
        <w:rPr>
          <w:sz w:val="28"/>
          <w:szCs w:val="28"/>
        </w:rPr>
      </w:pPr>
      <w:bookmarkStart w:id="268" w:name="_Toc12283067"/>
      <w:r>
        <w:rPr>
          <w:sz w:val="28"/>
          <w:szCs w:val="28"/>
        </w:rPr>
        <w:t>3.2.3 Проект веб-приложения</w:t>
      </w:r>
      <w:bookmarkEnd w:id="268"/>
      <w:r>
        <w:rPr>
          <w:sz w:val="28"/>
          <w:szCs w:val="28"/>
        </w:rPr>
        <w:t xml:space="preserve"> </w:t>
      </w:r>
    </w:p>
    <w:p w:rsidR="00D554B0" w:rsidRPr="00D554B0" w:rsidRDefault="00D554B0" w:rsidP="00D554B0">
      <w:pPr>
        <w:spacing w:after="0"/>
      </w:pP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69" w:name="_qkv5p0p4moxv" w:colFirst="0" w:colLast="0"/>
      <w:bookmarkEnd w:id="269"/>
      <w:r>
        <w:rPr>
          <w:rFonts w:ascii="Times New Roman" w:eastAsia="Times New Roman" w:hAnsi="Times New Roman" w:cs="Times New Roman"/>
          <w:color w:val="282828"/>
          <w:sz w:val="28"/>
          <w:szCs w:val="28"/>
          <w:highlight w:val="white"/>
        </w:rPr>
        <w:t xml:space="preserve">Подсистема информационно-аналитической системы управления ИТ-проектами на этапе тестирования для сбора, анализа выработки и мониторинга принятых решений и показателей качества будет выполнена в качестве Веб-приложения. Данное приложение может быть быть внедрено в ИТ-компанию, предоставляющая услуги разработки, сопровождения и тестирования программных продуктов в разных отраслях.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70" w:name="_1e03kqp" w:colFirst="0" w:colLast="0"/>
      <w:bookmarkEnd w:id="270"/>
      <w:r>
        <w:rPr>
          <w:rFonts w:ascii="Times New Roman" w:eastAsia="Times New Roman" w:hAnsi="Times New Roman" w:cs="Times New Roman"/>
          <w:color w:val="282828"/>
          <w:sz w:val="28"/>
          <w:szCs w:val="28"/>
          <w:highlight w:val="white"/>
        </w:rPr>
        <w:t xml:space="preserve">Веб-приложение имеет доступ к БД “Опыт реализованных проектов”, на основе информации из которой можно разрабатывать различные варианты стратегий этапа тестирования. </w:t>
      </w: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271" w:name="_3xzr3ei" w:colFirst="0" w:colLast="0"/>
      <w:bookmarkEnd w:id="271"/>
      <w:r>
        <w:rPr>
          <w:rFonts w:ascii="Times New Roman" w:eastAsia="Times New Roman" w:hAnsi="Times New Roman" w:cs="Times New Roman"/>
          <w:b/>
          <w:color w:val="282828"/>
          <w:sz w:val="28"/>
          <w:szCs w:val="28"/>
          <w:highlight w:val="white"/>
        </w:rPr>
        <w:t>Проектирование интерфейса приложения.</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282828"/>
          <w:sz w:val="28"/>
          <w:szCs w:val="28"/>
          <w:highlight w:val="white"/>
        </w:rPr>
        <w:t xml:space="preserve">При регистрации пользователя нужно заполнить 5 полей личных данных, таких как: имя пользователя, должность, фамилия, имя, пароль. После заполнения полей регистрации, данные записываются в базу данных. Аккаунту присваивается роль пользователя. Происходит перенаправление на главную страницу. Макет интерфейса регистрации представлен на </w:t>
      </w:r>
      <w:r>
        <w:rPr>
          <w:rFonts w:ascii="Times New Roman" w:eastAsia="Times New Roman" w:hAnsi="Times New Roman" w:cs="Times New Roman"/>
          <w:sz w:val="28"/>
          <w:szCs w:val="28"/>
          <w:highlight w:val="white"/>
        </w:rPr>
        <w:t>рисунке 3.</w:t>
      </w:r>
      <w:r w:rsidR="004F6921">
        <w:rPr>
          <w:rFonts w:ascii="Times New Roman" w:eastAsia="Times New Roman" w:hAnsi="Times New Roman" w:cs="Times New Roman"/>
          <w:sz w:val="28"/>
          <w:szCs w:val="28"/>
          <w:highlight w:val="white"/>
        </w:rPr>
        <w:t>5</w:t>
      </w:r>
      <w:r>
        <w:rPr>
          <w:rFonts w:ascii="Times New Roman" w:eastAsia="Times New Roman" w:hAnsi="Times New Roman" w:cs="Times New Roman"/>
          <w:sz w:val="28"/>
          <w:szCs w:val="28"/>
          <w:highlight w:val="white"/>
        </w:rPr>
        <w:t>.</w:t>
      </w:r>
    </w:p>
    <w:p w:rsidR="00D554B0" w:rsidRDefault="00D554B0">
      <w:pPr>
        <w:spacing w:after="0" w:line="276" w:lineRule="auto"/>
        <w:ind w:firstLine="720"/>
        <w:jc w:val="both"/>
        <w:rPr>
          <w:rFonts w:ascii="Times New Roman" w:eastAsia="Times New Roman" w:hAnsi="Times New Roman" w:cs="Times New Roman"/>
          <w:sz w:val="28"/>
          <w:szCs w:val="28"/>
          <w:highlight w:val="white"/>
        </w:rPr>
      </w:pPr>
    </w:p>
    <w:p w:rsidR="00550131" w:rsidRDefault="001F1620">
      <w:pPr>
        <w:spacing w:after="0" w:line="360" w:lineRule="auto"/>
        <w:ind w:firstLine="720"/>
        <w:jc w:val="center"/>
        <w:rPr>
          <w:rFonts w:ascii="Times New Roman" w:eastAsia="Times New Roman" w:hAnsi="Times New Roman" w:cs="Times New Roman"/>
          <w:color w:val="FF0000"/>
          <w:sz w:val="28"/>
          <w:szCs w:val="28"/>
          <w:highlight w:val="white"/>
        </w:rPr>
      </w:pPr>
      <w:bookmarkStart w:id="272" w:name="_3c9z6hx" w:colFirst="0" w:colLast="0"/>
      <w:bookmarkEnd w:id="272"/>
      <w:r>
        <w:rPr>
          <w:rFonts w:ascii="Times New Roman" w:eastAsia="Times New Roman" w:hAnsi="Times New Roman" w:cs="Times New Roman"/>
          <w:noProof/>
          <w:color w:val="FF0000"/>
          <w:sz w:val="28"/>
          <w:szCs w:val="28"/>
          <w:highlight w:val="white"/>
          <w:lang w:val="be-BY" w:eastAsia="be-BY"/>
        </w:rPr>
        <w:lastRenderedPageBreak/>
        <w:drawing>
          <wp:inline distT="114300" distB="114300" distL="114300" distR="114300">
            <wp:extent cx="4029075" cy="3088005"/>
            <wp:effectExtent l="0" t="0" r="9525"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10654"/>
                    <a:stretch>
                      <a:fillRect/>
                    </a:stretch>
                  </pic:blipFill>
                  <pic:spPr>
                    <a:xfrm>
                      <a:off x="0" y="0"/>
                      <a:ext cx="4029276" cy="3088159"/>
                    </a:xfrm>
                    <a:prstGeom prst="rect">
                      <a:avLst/>
                    </a:prstGeom>
                    <a:ln/>
                  </pic:spPr>
                </pic:pic>
              </a:graphicData>
            </a:graphic>
          </wp:inline>
        </w:drawing>
      </w:r>
    </w:p>
    <w:p w:rsidR="00550131" w:rsidRDefault="001F1620" w:rsidP="00D554B0">
      <w:pPr>
        <w:spacing w:after="0" w:line="276" w:lineRule="auto"/>
        <w:jc w:val="center"/>
        <w:rPr>
          <w:rFonts w:ascii="Times New Roman" w:eastAsia="Times New Roman" w:hAnsi="Times New Roman" w:cs="Times New Roman"/>
          <w:b/>
          <w:color w:val="282828"/>
          <w:sz w:val="32"/>
          <w:szCs w:val="32"/>
          <w:highlight w:val="white"/>
        </w:rPr>
      </w:pPr>
      <w:r>
        <w:rPr>
          <w:rFonts w:ascii="Times New Roman" w:eastAsia="Times New Roman" w:hAnsi="Times New Roman" w:cs="Times New Roman"/>
          <w:b/>
          <w:color w:val="282828"/>
          <w:sz w:val="24"/>
          <w:szCs w:val="24"/>
          <w:highlight w:val="white"/>
        </w:rPr>
        <w:t>Рисунок 3.</w:t>
      </w:r>
      <w:r w:rsidR="004F6921">
        <w:rPr>
          <w:rFonts w:ascii="Times New Roman" w:eastAsia="Times New Roman" w:hAnsi="Times New Roman" w:cs="Times New Roman"/>
          <w:b/>
          <w:color w:val="282828"/>
          <w:sz w:val="24"/>
          <w:szCs w:val="24"/>
          <w:highlight w:val="white"/>
        </w:rPr>
        <w:t>5</w:t>
      </w:r>
      <w:r>
        <w:rPr>
          <w:rFonts w:ascii="Times New Roman" w:eastAsia="Times New Roman" w:hAnsi="Times New Roman" w:cs="Times New Roman"/>
          <w:b/>
          <w:color w:val="282828"/>
          <w:sz w:val="24"/>
          <w:szCs w:val="24"/>
          <w:highlight w:val="white"/>
        </w:rPr>
        <w:t xml:space="preserve"> – </w:t>
      </w:r>
      <w:r>
        <w:rPr>
          <w:rFonts w:ascii="Times New Roman" w:eastAsia="Times New Roman" w:hAnsi="Times New Roman" w:cs="Times New Roman"/>
          <w:b/>
          <w:color w:val="282828"/>
          <w:sz w:val="28"/>
          <w:szCs w:val="28"/>
          <w:highlight w:val="white"/>
        </w:rPr>
        <w:t>Макет интерфейса регистрации пользователя</w:t>
      </w: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Источник: собственная разработка автора</w:t>
      </w:r>
    </w:p>
    <w:p w:rsidR="00550131" w:rsidRDefault="00550131">
      <w:pPr>
        <w:spacing w:after="0" w:line="360" w:lineRule="auto"/>
        <w:ind w:firstLine="720"/>
        <w:jc w:val="both"/>
        <w:rPr>
          <w:rFonts w:ascii="Times New Roman" w:eastAsia="Times New Roman" w:hAnsi="Times New Roman" w:cs="Times New Roman"/>
          <w:color w:val="282828"/>
          <w:sz w:val="28"/>
          <w:szCs w:val="28"/>
          <w:highlight w:val="white"/>
        </w:rPr>
      </w:pPr>
      <w:bookmarkStart w:id="273" w:name="_41pxhdjwekgr" w:colFirst="0" w:colLast="0"/>
      <w:bookmarkEnd w:id="273"/>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274" w:name="_4bewzdj" w:colFirst="0" w:colLast="0"/>
      <w:bookmarkEnd w:id="274"/>
      <w:r>
        <w:rPr>
          <w:rFonts w:ascii="Times New Roman" w:eastAsia="Times New Roman" w:hAnsi="Times New Roman" w:cs="Times New Roman"/>
          <w:color w:val="282828"/>
          <w:sz w:val="28"/>
          <w:szCs w:val="28"/>
          <w:highlight w:val="white"/>
        </w:rPr>
        <w:t>После регистрации пользователя в системе, ему открывается главная страница приложения. На главной странице расположены поля для выбора данных о проекте</w:t>
      </w:r>
      <w:r>
        <w:rPr>
          <w:rFonts w:ascii="Times New Roman" w:eastAsia="Times New Roman" w:hAnsi="Times New Roman" w:cs="Times New Roman"/>
          <w:sz w:val="28"/>
          <w:szCs w:val="28"/>
          <w:highlight w:val="white"/>
        </w:rPr>
        <w:t>. Главная страница разделена на четыри секции: о проекте, о команде, о функционале, ор тестировании. Ниже, на рисунке 3.</w:t>
      </w:r>
      <w:r w:rsidR="004F6921">
        <w:rPr>
          <w:rFonts w:ascii="Times New Roman" w:eastAsia="Times New Roman" w:hAnsi="Times New Roman" w:cs="Times New Roman"/>
          <w:sz w:val="28"/>
          <w:szCs w:val="28"/>
          <w:highlight w:val="white"/>
        </w:rPr>
        <w:t>6</w:t>
      </w:r>
      <w:r>
        <w:rPr>
          <w:rFonts w:ascii="Times New Roman" w:eastAsia="Times New Roman" w:hAnsi="Times New Roman" w:cs="Times New Roman"/>
          <w:sz w:val="28"/>
          <w:szCs w:val="28"/>
          <w:highlight w:val="white"/>
        </w:rPr>
        <w:t xml:space="preserve"> представлен макет страницы выбора параметров будущего проекта.</w:t>
      </w:r>
    </w:p>
    <w:p w:rsidR="00D554B0" w:rsidRDefault="001F1620" w:rsidP="00D554B0">
      <w:pPr>
        <w:spacing w:after="0" w:line="360" w:lineRule="auto"/>
        <w:jc w:val="center"/>
        <w:rPr>
          <w:rFonts w:ascii="Times New Roman" w:eastAsia="Times New Roman" w:hAnsi="Times New Roman" w:cs="Times New Roman"/>
          <w:color w:val="FF0000"/>
          <w:sz w:val="28"/>
          <w:szCs w:val="28"/>
          <w:highlight w:val="white"/>
        </w:rPr>
      </w:pPr>
      <w:bookmarkStart w:id="275" w:name="_2qk79lc" w:colFirst="0" w:colLast="0"/>
      <w:bookmarkEnd w:id="275"/>
      <w:r>
        <w:rPr>
          <w:rFonts w:ascii="Times New Roman" w:eastAsia="Times New Roman" w:hAnsi="Times New Roman" w:cs="Times New Roman"/>
          <w:noProof/>
          <w:color w:val="FF0000"/>
          <w:sz w:val="28"/>
          <w:szCs w:val="28"/>
          <w:highlight w:val="white"/>
          <w:lang w:val="be-BY" w:eastAsia="be-BY"/>
        </w:rPr>
        <w:lastRenderedPageBreak/>
        <w:drawing>
          <wp:inline distT="114300" distB="114300" distL="114300" distR="114300">
            <wp:extent cx="5943600" cy="7105302"/>
            <wp:effectExtent l="0" t="0" r="0" b="635"/>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11762"/>
                    <a:stretch>
                      <a:fillRect/>
                    </a:stretch>
                  </pic:blipFill>
                  <pic:spPr>
                    <a:xfrm>
                      <a:off x="0" y="0"/>
                      <a:ext cx="5945547" cy="7107629"/>
                    </a:xfrm>
                    <a:prstGeom prst="rect">
                      <a:avLst/>
                    </a:prstGeom>
                    <a:ln/>
                  </pic:spPr>
                </pic:pic>
              </a:graphicData>
            </a:graphic>
          </wp:inline>
        </w:drawing>
      </w:r>
    </w:p>
    <w:p w:rsidR="00550131" w:rsidRPr="00D554B0" w:rsidRDefault="001F1620" w:rsidP="00D554B0">
      <w:pPr>
        <w:spacing w:after="0" w:line="360" w:lineRule="auto"/>
        <w:jc w:val="center"/>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b/>
          <w:color w:val="282828"/>
          <w:sz w:val="24"/>
          <w:szCs w:val="24"/>
          <w:highlight w:val="white"/>
        </w:rPr>
        <w:t>Рисунок 3.</w:t>
      </w:r>
      <w:r w:rsidR="004F6921">
        <w:rPr>
          <w:rFonts w:ascii="Times New Roman" w:eastAsia="Times New Roman" w:hAnsi="Times New Roman" w:cs="Times New Roman"/>
          <w:b/>
          <w:color w:val="282828"/>
          <w:sz w:val="24"/>
          <w:szCs w:val="24"/>
          <w:highlight w:val="white"/>
        </w:rPr>
        <w:t>6</w:t>
      </w:r>
      <w:r>
        <w:rPr>
          <w:rFonts w:ascii="Times New Roman" w:eastAsia="Times New Roman" w:hAnsi="Times New Roman" w:cs="Times New Roman"/>
          <w:b/>
          <w:color w:val="282828"/>
          <w:sz w:val="24"/>
          <w:szCs w:val="24"/>
          <w:highlight w:val="white"/>
        </w:rPr>
        <w:t xml:space="preserve"> – </w:t>
      </w:r>
      <w:r>
        <w:rPr>
          <w:rFonts w:ascii="Times New Roman" w:eastAsia="Times New Roman" w:hAnsi="Times New Roman" w:cs="Times New Roman"/>
          <w:b/>
          <w:color w:val="282828"/>
          <w:sz w:val="28"/>
          <w:szCs w:val="28"/>
          <w:highlight w:val="white"/>
        </w:rPr>
        <w:t>Макет интерфейса страницы ввода данных о будущем проекте</w:t>
      </w: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Источник: собственная разработка автора</w:t>
      </w:r>
    </w:p>
    <w:p w:rsidR="00D554B0" w:rsidRDefault="00D554B0">
      <w:pPr>
        <w:spacing w:after="0" w:line="276" w:lineRule="auto"/>
        <w:ind w:firstLine="720"/>
        <w:jc w:val="center"/>
        <w:rPr>
          <w:rFonts w:ascii="Times New Roman" w:eastAsia="Times New Roman" w:hAnsi="Times New Roman" w:cs="Times New Roman"/>
          <w:b/>
          <w:color w:val="282828"/>
          <w:sz w:val="28"/>
          <w:szCs w:val="28"/>
          <w:highlight w:val="white"/>
        </w:rPr>
      </w:pPr>
    </w:p>
    <w:p w:rsidR="00550131" w:rsidRDefault="001F1620">
      <w:pPr>
        <w:spacing w:after="0" w:line="276" w:lineRule="auto"/>
        <w:ind w:firstLine="720"/>
        <w:jc w:val="both"/>
        <w:rPr>
          <w:rFonts w:ascii="Times New Roman" w:eastAsia="Times New Roman" w:hAnsi="Times New Roman" w:cs="Times New Roman"/>
          <w:color w:val="FF0000"/>
          <w:sz w:val="28"/>
          <w:szCs w:val="28"/>
          <w:highlight w:val="white"/>
        </w:rPr>
      </w:pPr>
      <w:bookmarkStart w:id="276" w:name="_15phjt5" w:colFirst="0" w:colLast="0"/>
      <w:bookmarkEnd w:id="276"/>
      <w:r>
        <w:rPr>
          <w:rFonts w:ascii="Times New Roman" w:eastAsia="Times New Roman" w:hAnsi="Times New Roman" w:cs="Times New Roman"/>
          <w:sz w:val="28"/>
          <w:szCs w:val="28"/>
          <w:highlight w:val="white"/>
        </w:rPr>
        <w:lastRenderedPageBreak/>
        <w:t xml:space="preserve">Также подсистема имеет страницу ввода данных о проекте для дополнения БД. Каждый пользователь имеет возможность вести и быть включенным в несколько проектов одновременно. Пользователь может вносить данные как во время реализации проекта, так и после его закрытия, если он был его участником.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277" w:name="_4xo8keemdz5c" w:colFirst="0" w:colLast="0"/>
      <w:bookmarkEnd w:id="277"/>
      <w:r>
        <w:rPr>
          <w:rFonts w:ascii="Times New Roman" w:eastAsia="Times New Roman" w:hAnsi="Times New Roman" w:cs="Times New Roman"/>
          <w:sz w:val="28"/>
          <w:szCs w:val="28"/>
          <w:highlight w:val="white"/>
        </w:rPr>
        <w:t>Пользователь имеет возможность расчета, визуализации, интерактивного моделирования значений метрик в зависимости от значений различных показателей, через которые они рассчитываются. Макет пользовательской страницы для ввода первичной информации, визуализации и интерактивного моделирования представлен на рисунке 3.</w:t>
      </w:r>
      <w:r w:rsidR="004F6921">
        <w:rPr>
          <w:rFonts w:ascii="Times New Roman" w:eastAsia="Times New Roman" w:hAnsi="Times New Roman" w:cs="Times New Roman"/>
          <w:sz w:val="28"/>
          <w:szCs w:val="28"/>
          <w:highlight w:val="white"/>
        </w:rPr>
        <w:t>7</w:t>
      </w:r>
      <w:r>
        <w:rPr>
          <w:rFonts w:ascii="Times New Roman" w:eastAsia="Times New Roman" w:hAnsi="Times New Roman" w:cs="Times New Roman"/>
          <w:sz w:val="28"/>
          <w:szCs w:val="28"/>
          <w:highlight w:val="white"/>
        </w:rPr>
        <w:t xml:space="preserve">.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278" w:name="_eecbtnbhg9fi" w:colFirst="0" w:colLast="0"/>
      <w:bookmarkEnd w:id="278"/>
      <w:r>
        <w:rPr>
          <w:rFonts w:ascii="Times New Roman" w:eastAsia="Times New Roman" w:hAnsi="Times New Roman" w:cs="Times New Roman"/>
          <w:noProof/>
          <w:sz w:val="28"/>
          <w:szCs w:val="28"/>
          <w:highlight w:val="white"/>
          <w:lang w:val="be-BY" w:eastAsia="be-BY"/>
        </w:rPr>
        <w:lastRenderedPageBreak/>
        <w:drawing>
          <wp:inline distT="114300" distB="114300" distL="114300" distR="114300">
            <wp:extent cx="5296852" cy="6763263"/>
            <wp:effectExtent l="1905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22010"/>
                    <a:stretch>
                      <a:fillRect/>
                    </a:stretch>
                  </pic:blipFill>
                  <pic:spPr>
                    <a:xfrm>
                      <a:off x="0" y="0"/>
                      <a:ext cx="5296852" cy="6763263"/>
                    </a:xfrm>
                    <a:prstGeom prst="rect">
                      <a:avLst/>
                    </a:prstGeom>
                    <a:ln/>
                  </pic:spPr>
                </pic:pic>
              </a:graphicData>
            </a:graphic>
          </wp:inline>
        </w:drawing>
      </w:r>
    </w:p>
    <w:p w:rsidR="00D554B0" w:rsidRDefault="00D554B0">
      <w:pPr>
        <w:spacing w:after="0" w:line="276" w:lineRule="auto"/>
        <w:ind w:firstLine="720"/>
        <w:jc w:val="center"/>
        <w:rPr>
          <w:rFonts w:ascii="Times New Roman" w:eastAsia="Times New Roman" w:hAnsi="Times New Roman" w:cs="Times New Roman"/>
          <w:b/>
          <w:color w:val="282828"/>
          <w:sz w:val="24"/>
          <w:szCs w:val="24"/>
          <w:highlight w:val="white"/>
        </w:rPr>
      </w:pP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4"/>
          <w:szCs w:val="24"/>
          <w:highlight w:val="white"/>
        </w:rPr>
        <w:t>Рисунок 3.</w:t>
      </w:r>
      <w:r w:rsidR="004F6921">
        <w:rPr>
          <w:rFonts w:ascii="Times New Roman" w:eastAsia="Times New Roman" w:hAnsi="Times New Roman" w:cs="Times New Roman"/>
          <w:b/>
          <w:color w:val="282828"/>
          <w:sz w:val="24"/>
          <w:szCs w:val="24"/>
          <w:highlight w:val="white"/>
        </w:rPr>
        <w:t>7</w:t>
      </w:r>
      <w:r>
        <w:rPr>
          <w:rFonts w:ascii="Times New Roman" w:eastAsia="Times New Roman" w:hAnsi="Times New Roman" w:cs="Times New Roman"/>
          <w:b/>
          <w:color w:val="282828"/>
          <w:sz w:val="24"/>
          <w:szCs w:val="24"/>
          <w:highlight w:val="white"/>
        </w:rPr>
        <w:t xml:space="preserve"> – </w:t>
      </w:r>
      <w:r>
        <w:rPr>
          <w:rFonts w:ascii="Times New Roman" w:eastAsia="Times New Roman" w:hAnsi="Times New Roman" w:cs="Times New Roman"/>
          <w:b/>
          <w:color w:val="282828"/>
          <w:sz w:val="28"/>
          <w:szCs w:val="28"/>
          <w:highlight w:val="white"/>
        </w:rPr>
        <w:t xml:space="preserve">Макет </w:t>
      </w:r>
      <w:r>
        <w:rPr>
          <w:rFonts w:ascii="Times New Roman" w:eastAsia="Times New Roman" w:hAnsi="Times New Roman" w:cs="Times New Roman"/>
          <w:b/>
          <w:sz w:val="28"/>
          <w:szCs w:val="28"/>
          <w:highlight w:val="white"/>
        </w:rPr>
        <w:t>пользовательской страницы для ввода первичной информации, визуализации и интерактивного моделирования</w:t>
      </w:r>
    </w:p>
    <w:p w:rsidR="00550131" w:rsidRDefault="001F1620" w:rsidP="00D554B0">
      <w:pPr>
        <w:spacing w:after="0" w:line="276"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color w:val="282828"/>
          <w:sz w:val="28"/>
          <w:szCs w:val="28"/>
          <w:highlight w:val="white"/>
        </w:rPr>
        <w:t>Источник: собственная разработка автора</w:t>
      </w:r>
    </w:p>
    <w:p w:rsidR="00550131" w:rsidRDefault="00550131" w:rsidP="00D554B0">
      <w:pPr>
        <w:spacing w:after="0" w:line="276" w:lineRule="auto"/>
        <w:ind w:firstLine="720"/>
        <w:jc w:val="center"/>
        <w:rPr>
          <w:rFonts w:ascii="Times New Roman" w:eastAsia="Times New Roman" w:hAnsi="Times New Roman" w:cs="Times New Roman"/>
          <w:sz w:val="28"/>
          <w:szCs w:val="28"/>
          <w:highlight w:val="white"/>
        </w:rPr>
      </w:pPr>
      <w:bookmarkStart w:id="279" w:name="_nerakxbnboee" w:colFirst="0" w:colLast="0"/>
      <w:bookmarkEnd w:id="279"/>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280" w:name="_3pp52gy" w:colFirst="0" w:colLast="0"/>
      <w:bookmarkEnd w:id="280"/>
      <w:r>
        <w:rPr>
          <w:rFonts w:ascii="Times New Roman" w:eastAsia="Times New Roman" w:hAnsi="Times New Roman" w:cs="Times New Roman"/>
          <w:sz w:val="28"/>
          <w:szCs w:val="28"/>
          <w:highlight w:val="white"/>
        </w:rPr>
        <w:lastRenderedPageBreak/>
        <w:t>Доступ к веб-приложению должен быть ограничен только для сотрудников компании.</w:t>
      </w:r>
    </w:p>
    <w:p w:rsidR="00550131" w:rsidRDefault="001F162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Диаграмма вариантов использования</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81" w:name="_jzpmwk" w:colFirst="0" w:colLast="0"/>
      <w:bookmarkEnd w:id="281"/>
      <w:r>
        <w:rPr>
          <w:rFonts w:ascii="Times New Roman" w:eastAsia="Times New Roman" w:hAnsi="Times New Roman" w:cs="Times New Roman"/>
          <w:color w:val="282828"/>
          <w:sz w:val="28"/>
          <w:szCs w:val="28"/>
          <w:highlight w:val="white"/>
        </w:rPr>
        <w:t>Диаграммы вариантов использования описывают взаимоотношения и зависимости между группами вариантов использования и действующих лиц,</w:t>
      </w:r>
    </w:p>
    <w:p w:rsidR="00550131" w:rsidRDefault="001F1620">
      <w:pPr>
        <w:spacing w:after="0" w:line="276" w:lineRule="auto"/>
        <w:jc w:val="both"/>
        <w:rPr>
          <w:rFonts w:ascii="Times New Roman" w:eastAsia="Times New Roman" w:hAnsi="Times New Roman" w:cs="Times New Roman"/>
          <w:color w:val="282828"/>
          <w:sz w:val="28"/>
          <w:szCs w:val="28"/>
          <w:highlight w:val="white"/>
        </w:rPr>
      </w:pPr>
      <w:bookmarkStart w:id="282" w:name="_33zd5kd" w:colFirst="0" w:colLast="0"/>
      <w:bookmarkEnd w:id="282"/>
      <w:r>
        <w:rPr>
          <w:rFonts w:ascii="Times New Roman" w:eastAsia="Times New Roman" w:hAnsi="Times New Roman" w:cs="Times New Roman"/>
          <w:color w:val="282828"/>
          <w:sz w:val="28"/>
          <w:szCs w:val="28"/>
          <w:highlight w:val="white"/>
        </w:rPr>
        <w:t>участвующими в процессе. Учитывая требования, предъявляемые к системе, были выделены следующие роли, рисунок 3.</w:t>
      </w:r>
      <w:r w:rsidR="004F6921">
        <w:rPr>
          <w:rFonts w:ascii="Times New Roman" w:eastAsia="Times New Roman" w:hAnsi="Times New Roman" w:cs="Times New Roman"/>
          <w:color w:val="282828"/>
          <w:sz w:val="28"/>
          <w:szCs w:val="28"/>
          <w:highlight w:val="white"/>
        </w:rPr>
        <w:t>8</w:t>
      </w:r>
      <w:r>
        <w:rPr>
          <w:rFonts w:ascii="Times New Roman" w:eastAsia="Times New Roman" w:hAnsi="Times New Roman" w:cs="Times New Roman"/>
          <w:color w:val="282828"/>
          <w:sz w:val="28"/>
          <w:szCs w:val="28"/>
          <w:highlight w:val="white"/>
        </w:rPr>
        <w:t>; рисунок 3.</w:t>
      </w:r>
      <w:r w:rsidR="004F6921">
        <w:rPr>
          <w:rFonts w:ascii="Times New Roman" w:eastAsia="Times New Roman" w:hAnsi="Times New Roman" w:cs="Times New Roman"/>
          <w:color w:val="282828"/>
          <w:sz w:val="28"/>
          <w:szCs w:val="28"/>
          <w:highlight w:val="white"/>
        </w:rPr>
        <w:t>9</w:t>
      </w:r>
      <w:r>
        <w:rPr>
          <w:rFonts w:ascii="Times New Roman" w:eastAsia="Times New Roman" w:hAnsi="Times New Roman" w:cs="Times New Roman"/>
          <w:color w:val="282828"/>
          <w:sz w:val="28"/>
          <w:szCs w:val="28"/>
          <w:highlight w:val="white"/>
        </w:rPr>
        <w:t>:</w:t>
      </w: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283" w:name="_1j4nfs6" w:colFirst="0" w:colLast="0"/>
      <w:bookmarkEnd w:id="283"/>
      <w:r>
        <w:rPr>
          <w:rFonts w:ascii="Times New Roman" w:eastAsia="Times New Roman" w:hAnsi="Times New Roman" w:cs="Times New Roman"/>
          <w:b/>
          <w:color w:val="282828"/>
          <w:sz w:val="28"/>
          <w:szCs w:val="28"/>
          <w:highlight w:val="white"/>
        </w:rPr>
        <w:t>Гость:</w:t>
      </w:r>
    </w:p>
    <w:p w:rsidR="00550131" w:rsidRDefault="001F1620">
      <w:pPr>
        <w:numPr>
          <w:ilvl w:val="0"/>
          <w:numId w:val="15"/>
        </w:numPr>
        <w:spacing w:after="0" w:line="276" w:lineRule="auto"/>
        <w:jc w:val="both"/>
        <w:rPr>
          <w:rFonts w:ascii="Times New Roman" w:eastAsia="Times New Roman" w:hAnsi="Times New Roman" w:cs="Times New Roman"/>
          <w:color w:val="282828"/>
          <w:sz w:val="28"/>
          <w:szCs w:val="28"/>
          <w:highlight w:val="white"/>
        </w:rPr>
      </w:pPr>
      <w:bookmarkStart w:id="284" w:name="_434ayfz" w:colFirst="0" w:colLast="0"/>
      <w:bookmarkEnd w:id="284"/>
      <w:r>
        <w:rPr>
          <w:rFonts w:ascii="Times New Roman" w:eastAsia="Times New Roman" w:hAnsi="Times New Roman" w:cs="Times New Roman"/>
          <w:color w:val="282828"/>
          <w:sz w:val="28"/>
          <w:szCs w:val="28"/>
          <w:highlight w:val="white"/>
        </w:rPr>
        <w:t>регистрация/вход;</w:t>
      </w: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285" w:name="_2i9l8ns" w:colFirst="0" w:colLast="0"/>
      <w:bookmarkEnd w:id="285"/>
      <w:r>
        <w:rPr>
          <w:rFonts w:ascii="Times New Roman" w:eastAsia="Times New Roman" w:hAnsi="Times New Roman" w:cs="Times New Roman"/>
          <w:b/>
          <w:color w:val="282828"/>
          <w:sz w:val="28"/>
          <w:szCs w:val="28"/>
          <w:highlight w:val="white"/>
        </w:rPr>
        <w:t>Пользователь:</w:t>
      </w:r>
    </w:p>
    <w:p w:rsidR="00550131" w:rsidRDefault="001F1620">
      <w:pPr>
        <w:numPr>
          <w:ilvl w:val="0"/>
          <w:numId w:val="21"/>
        </w:numPr>
        <w:spacing w:after="0" w:line="276" w:lineRule="auto"/>
        <w:jc w:val="both"/>
        <w:rPr>
          <w:rFonts w:ascii="Times New Roman" w:eastAsia="Times New Roman" w:hAnsi="Times New Roman" w:cs="Times New Roman"/>
          <w:color w:val="282828"/>
          <w:sz w:val="28"/>
          <w:szCs w:val="28"/>
          <w:highlight w:val="white"/>
        </w:rPr>
      </w:pPr>
      <w:bookmarkStart w:id="286" w:name="_xevivl" w:colFirst="0" w:colLast="0"/>
      <w:bookmarkEnd w:id="286"/>
      <w:r>
        <w:rPr>
          <w:rFonts w:ascii="Times New Roman" w:eastAsia="Times New Roman" w:hAnsi="Times New Roman" w:cs="Times New Roman"/>
          <w:color w:val="282828"/>
          <w:sz w:val="28"/>
          <w:szCs w:val="28"/>
          <w:highlight w:val="white"/>
        </w:rPr>
        <w:t>Просмотр всей информации на сайте;</w:t>
      </w:r>
    </w:p>
    <w:p w:rsidR="00550131" w:rsidRDefault="001F1620">
      <w:pPr>
        <w:numPr>
          <w:ilvl w:val="0"/>
          <w:numId w:val="21"/>
        </w:numPr>
        <w:spacing w:after="0" w:line="276" w:lineRule="auto"/>
        <w:jc w:val="both"/>
        <w:rPr>
          <w:rFonts w:ascii="Times New Roman" w:eastAsia="Times New Roman" w:hAnsi="Times New Roman" w:cs="Times New Roman"/>
          <w:color w:val="282828"/>
          <w:sz w:val="28"/>
          <w:szCs w:val="28"/>
          <w:highlight w:val="white"/>
        </w:rPr>
      </w:pPr>
      <w:bookmarkStart w:id="287" w:name="_3hej1je" w:colFirst="0" w:colLast="0"/>
      <w:bookmarkEnd w:id="287"/>
      <w:r>
        <w:rPr>
          <w:rFonts w:ascii="Times New Roman" w:eastAsia="Times New Roman" w:hAnsi="Times New Roman" w:cs="Times New Roman"/>
          <w:color w:val="282828"/>
          <w:sz w:val="28"/>
          <w:szCs w:val="28"/>
          <w:highlight w:val="white"/>
        </w:rPr>
        <w:t>Возможность вносить данные (создавать) о новом проекте, участником которого он является;</w:t>
      </w:r>
    </w:p>
    <w:p w:rsidR="00550131" w:rsidRDefault="001F1620">
      <w:pPr>
        <w:numPr>
          <w:ilvl w:val="0"/>
          <w:numId w:val="2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Возможность вносить данные о проекте, участником которого он является;</w:t>
      </w:r>
    </w:p>
    <w:p w:rsidR="00550131" w:rsidRDefault="001F1620">
      <w:pPr>
        <w:numPr>
          <w:ilvl w:val="0"/>
          <w:numId w:val="2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Возможность вносить данные о будущем проекте, на основе которых будет строиться стратегия тестирования;</w:t>
      </w:r>
    </w:p>
    <w:p w:rsidR="00550131" w:rsidRDefault="001F1620">
      <w:pPr>
        <w:numPr>
          <w:ilvl w:val="0"/>
          <w:numId w:val="2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Стать участником команды;</w:t>
      </w:r>
    </w:p>
    <w:p w:rsidR="00550131" w:rsidRDefault="001F1620">
      <w:pPr>
        <w:numPr>
          <w:ilvl w:val="0"/>
          <w:numId w:val="21"/>
        </w:numPr>
        <w:spacing w:after="0" w:line="276" w:lineRule="auto"/>
        <w:jc w:val="both"/>
        <w:rPr>
          <w:rFonts w:ascii="Times New Roman" w:eastAsia="Times New Roman" w:hAnsi="Times New Roman" w:cs="Times New Roman"/>
          <w:color w:val="282828"/>
          <w:sz w:val="28"/>
          <w:szCs w:val="28"/>
          <w:highlight w:val="white"/>
        </w:rPr>
      </w:pPr>
      <w:bookmarkStart w:id="288" w:name="_1wjtbr7" w:colFirst="0" w:colLast="0"/>
      <w:bookmarkEnd w:id="288"/>
      <w:r>
        <w:rPr>
          <w:rFonts w:ascii="Times New Roman" w:eastAsia="Times New Roman" w:hAnsi="Times New Roman" w:cs="Times New Roman"/>
          <w:color w:val="282828"/>
          <w:sz w:val="28"/>
          <w:szCs w:val="28"/>
          <w:highlight w:val="white"/>
        </w:rPr>
        <w:t>Создать команду.</w:t>
      </w: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289" w:name="_3utoxif" w:colFirst="0" w:colLast="0"/>
      <w:bookmarkEnd w:id="289"/>
      <w:r>
        <w:rPr>
          <w:rFonts w:ascii="Times New Roman" w:eastAsia="Times New Roman" w:hAnsi="Times New Roman" w:cs="Times New Roman"/>
          <w:b/>
          <w:color w:val="282828"/>
          <w:sz w:val="28"/>
          <w:szCs w:val="28"/>
          <w:highlight w:val="white"/>
        </w:rPr>
        <w:t>Администратор:</w:t>
      </w:r>
    </w:p>
    <w:p w:rsidR="00550131" w:rsidRDefault="001F1620">
      <w:pPr>
        <w:numPr>
          <w:ilvl w:val="0"/>
          <w:numId w:val="35"/>
        </w:numPr>
        <w:spacing w:after="0" w:line="276" w:lineRule="auto"/>
        <w:jc w:val="both"/>
        <w:rPr>
          <w:rFonts w:ascii="Times New Roman" w:eastAsia="Times New Roman" w:hAnsi="Times New Roman" w:cs="Times New Roman"/>
          <w:color w:val="282828"/>
          <w:sz w:val="28"/>
          <w:szCs w:val="28"/>
          <w:highlight w:val="white"/>
        </w:rPr>
      </w:pPr>
      <w:bookmarkStart w:id="290" w:name="_29yz7q8" w:colFirst="0" w:colLast="0"/>
      <w:bookmarkEnd w:id="290"/>
      <w:r>
        <w:rPr>
          <w:rFonts w:ascii="Times New Roman" w:eastAsia="Times New Roman" w:hAnsi="Times New Roman" w:cs="Times New Roman"/>
          <w:color w:val="282828"/>
          <w:sz w:val="28"/>
          <w:szCs w:val="28"/>
          <w:highlight w:val="white"/>
        </w:rPr>
        <w:t>Просмотр всей информации на сайте;</w:t>
      </w:r>
    </w:p>
    <w:p w:rsidR="00550131" w:rsidRDefault="001F1620">
      <w:pPr>
        <w:numPr>
          <w:ilvl w:val="0"/>
          <w:numId w:val="35"/>
        </w:numPr>
        <w:spacing w:after="0" w:line="276" w:lineRule="auto"/>
        <w:jc w:val="both"/>
        <w:rPr>
          <w:rFonts w:ascii="Times New Roman" w:eastAsia="Times New Roman" w:hAnsi="Times New Roman" w:cs="Times New Roman"/>
          <w:color w:val="282828"/>
          <w:sz w:val="28"/>
          <w:szCs w:val="28"/>
          <w:highlight w:val="white"/>
        </w:rPr>
      </w:pPr>
      <w:bookmarkStart w:id="291" w:name="_p49hy1" w:colFirst="0" w:colLast="0"/>
      <w:bookmarkEnd w:id="291"/>
      <w:r>
        <w:rPr>
          <w:rFonts w:ascii="Times New Roman" w:eastAsia="Times New Roman" w:hAnsi="Times New Roman" w:cs="Times New Roman"/>
          <w:color w:val="282828"/>
          <w:sz w:val="28"/>
          <w:szCs w:val="28"/>
          <w:highlight w:val="white"/>
        </w:rPr>
        <w:t>Управление контентом на сайте;</w:t>
      </w:r>
    </w:p>
    <w:p w:rsidR="00550131" w:rsidRDefault="001F1620">
      <w:pPr>
        <w:numPr>
          <w:ilvl w:val="0"/>
          <w:numId w:val="35"/>
        </w:numPr>
        <w:spacing w:after="0" w:line="276" w:lineRule="auto"/>
        <w:jc w:val="both"/>
        <w:rPr>
          <w:rFonts w:ascii="Times New Roman" w:eastAsia="Times New Roman" w:hAnsi="Times New Roman" w:cs="Times New Roman"/>
          <w:color w:val="282828"/>
          <w:sz w:val="28"/>
          <w:szCs w:val="28"/>
          <w:highlight w:val="white"/>
        </w:rPr>
      </w:pPr>
      <w:bookmarkStart w:id="292" w:name="_393x0lu" w:colFirst="0" w:colLast="0"/>
      <w:bookmarkEnd w:id="292"/>
      <w:r>
        <w:rPr>
          <w:rFonts w:ascii="Times New Roman" w:eastAsia="Times New Roman" w:hAnsi="Times New Roman" w:cs="Times New Roman"/>
          <w:color w:val="282828"/>
          <w:sz w:val="28"/>
          <w:szCs w:val="28"/>
          <w:highlight w:val="white"/>
        </w:rPr>
        <w:t>Управление пользователями.</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293" w:name="_pc5zhvbl0vq0" w:colFirst="0" w:colLast="0"/>
      <w:bookmarkEnd w:id="293"/>
      <w:r>
        <w:rPr>
          <w:rFonts w:ascii="Times New Roman" w:eastAsia="Times New Roman" w:hAnsi="Times New Roman" w:cs="Times New Roman"/>
          <w:color w:val="282828"/>
          <w:sz w:val="28"/>
          <w:szCs w:val="28"/>
          <w:highlight w:val="white"/>
        </w:rPr>
        <w:t>Более подробно варианты использования системы представлены на рисунках 3.</w:t>
      </w:r>
      <w:r w:rsidR="004F6921">
        <w:rPr>
          <w:rFonts w:ascii="Times New Roman" w:eastAsia="Times New Roman" w:hAnsi="Times New Roman" w:cs="Times New Roman"/>
          <w:color w:val="282828"/>
          <w:sz w:val="28"/>
          <w:szCs w:val="28"/>
          <w:highlight w:val="white"/>
        </w:rPr>
        <w:t>8</w:t>
      </w:r>
      <w:r>
        <w:rPr>
          <w:rFonts w:ascii="Times New Roman" w:eastAsia="Times New Roman" w:hAnsi="Times New Roman" w:cs="Times New Roman"/>
          <w:color w:val="282828"/>
          <w:sz w:val="28"/>
          <w:szCs w:val="28"/>
          <w:highlight w:val="white"/>
        </w:rPr>
        <w:t xml:space="preserve"> и 3.</w:t>
      </w:r>
      <w:r w:rsidR="004F6921">
        <w:rPr>
          <w:rFonts w:ascii="Times New Roman" w:eastAsia="Times New Roman" w:hAnsi="Times New Roman" w:cs="Times New Roman"/>
          <w:color w:val="282828"/>
          <w:sz w:val="28"/>
          <w:szCs w:val="28"/>
          <w:highlight w:val="white"/>
        </w:rPr>
        <w:t>3</w:t>
      </w:r>
      <w:r>
        <w:rPr>
          <w:rFonts w:ascii="Times New Roman" w:eastAsia="Times New Roman" w:hAnsi="Times New Roman" w:cs="Times New Roman"/>
          <w:color w:val="282828"/>
          <w:sz w:val="28"/>
          <w:szCs w:val="28"/>
          <w:highlight w:val="white"/>
        </w:rPr>
        <w:t>.</w:t>
      </w:r>
    </w:p>
    <w:p w:rsidR="00550131" w:rsidRDefault="00550131">
      <w:pPr>
        <w:spacing w:after="0" w:line="276" w:lineRule="auto"/>
        <w:jc w:val="both"/>
        <w:rPr>
          <w:rFonts w:ascii="Times New Roman" w:eastAsia="Times New Roman" w:hAnsi="Times New Roman" w:cs="Times New Roman"/>
          <w:sz w:val="28"/>
          <w:szCs w:val="28"/>
          <w:highlight w:val="white"/>
        </w:rPr>
      </w:pPr>
      <w:bookmarkStart w:id="294" w:name="_1o97atn" w:colFirst="0" w:colLast="0"/>
      <w:bookmarkEnd w:id="294"/>
    </w:p>
    <w:p w:rsidR="00550131" w:rsidRDefault="001F1620" w:rsidP="00D554B0">
      <w:pPr>
        <w:spacing w:after="0" w:line="360" w:lineRule="auto"/>
        <w:jc w:val="center"/>
        <w:rPr>
          <w:rFonts w:ascii="Times New Roman" w:eastAsia="Times New Roman" w:hAnsi="Times New Roman" w:cs="Times New Roman"/>
          <w:color w:val="282828"/>
          <w:sz w:val="28"/>
          <w:szCs w:val="28"/>
          <w:highlight w:val="white"/>
        </w:rPr>
      </w:pPr>
      <w:bookmarkStart w:id="295" w:name="_488uthg" w:colFirst="0" w:colLast="0"/>
      <w:bookmarkEnd w:id="295"/>
      <w:r>
        <w:rPr>
          <w:rFonts w:ascii="Times New Roman" w:eastAsia="Times New Roman" w:hAnsi="Times New Roman" w:cs="Times New Roman"/>
          <w:noProof/>
          <w:color w:val="282828"/>
          <w:sz w:val="28"/>
          <w:szCs w:val="28"/>
          <w:highlight w:val="white"/>
          <w:lang w:val="be-BY" w:eastAsia="be-BY"/>
        </w:rPr>
        <w:lastRenderedPageBreak/>
        <w:drawing>
          <wp:inline distT="19050" distB="19050" distL="19050" distR="19050">
            <wp:extent cx="5086350" cy="492061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086767" cy="4921018"/>
                    </a:xfrm>
                    <a:prstGeom prst="rect">
                      <a:avLst/>
                    </a:prstGeom>
                    <a:ln/>
                  </pic:spPr>
                </pic:pic>
              </a:graphicData>
            </a:graphic>
          </wp:inline>
        </w:drawing>
      </w:r>
    </w:p>
    <w:p w:rsidR="00D554B0" w:rsidRDefault="00D554B0" w:rsidP="00D554B0">
      <w:pPr>
        <w:spacing w:after="0" w:line="360" w:lineRule="auto"/>
        <w:jc w:val="center"/>
        <w:rPr>
          <w:rFonts w:ascii="Times New Roman" w:eastAsia="Times New Roman" w:hAnsi="Times New Roman" w:cs="Times New Roman"/>
          <w:color w:val="282828"/>
          <w:sz w:val="28"/>
          <w:szCs w:val="28"/>
          <w:highlight w:val="white"/>
        </w:rPr>
      </w:pP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4"/>
          <w:szCs w:val="24"/>
          <w:highlight w:val="white"/>
        </w:rPr>
        <w:t>Рисунок 3.</w:t>
      </w:r>
      <w:r w:rsidR="004F6921">
        <w:rPr>
          <w:rFonts w:ascii="Times New Roman" w:eastAsia="Times New Roman" w:hAnsi="Times New Roman" w:cs="Times New Roman"/>
          <w:b/>
          <w:color w:val="282828"/>
          <w:sz w:val="24"/>
          <w:szCs w:val="24"/>
          <w:highlight w:val="white"/>
        </w:rPr>
        <w:t>8</w:t>
      </w:r>
      <w:r>
        <w:rPr>
          <w:rFonts w:ascii="Times New Roman" w:eastAsia="Times New Roman" w:hAnsi="Times New Roman" w:cs="Times New Roman"/>
          <w:b/>
          <w:color w:val="282828"/>
          <w:sz w:val="24"/>
          <w:szCs w:val="24"/>
          <w:highlight w:val="white"/>
        </w:rPr>
        <w:t xml:space="preserve"> – Д</w:t>
      </w:r>
      <w:r>
        <w:rPr>
          <w:rFonts w:ascii="Times New Roman" w:eastAsia="Times New Roman" w:hAnsi="Times New Roman" w:cs="Times New Roman"/>
          <w:b/>
          <w:color w:val="282828"/>
          <w:sz w:val="28"/>
          <w:szCs w:val="28"/>
          <w:highlight w:val="white"/>
        </w:rPr>
        <w:t>иаграмма вариантов использования «Работа пользователей с сайтом и их роли»</w:t>
      </w: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Источник: собственная разработка автора</w:t>
      </w:r>
    </w:p>
    <w:p w:rsidR="00550131" w:rsidRDefault="001F1620" w:rsidP="00D554B0">
      <w:pPr>
        <w:spacing w:after="0" w:line="360" w:lineRule="auto"/>
        <w:jc w:val="center"/>
        <w:rPr>
          <w:rFonts w:ascii="Times New Roman" w:eastAsia="Times New Roman" w:hAnsi="Times New Roman" w:cs="Times New Roman"/>
          <w:color w:val="282828"/>
          <w:sz w:val="28"/>
          <w:szCs w:val="28"/>
          <w:highlight w:val="white"/>
        </w:rPr>
      </w:pPr>
      <w:bookmarkStart w:id="296" w:name="_2ne53p9" w:colFirst="0" w:colLast="0"/>
      <w:bookmarkEnd w:id="296"/>
      <w:r>
        <w:rPr>
          <w:rFonts w:ascii="Times New Roman" w:eastAsia="Times New Roman" w:hAnsi="Times New Roman" w:cs="Times New Roman"/>
          <w:noProof/>
          <w:color w:val="282828"/>
          <w:sz w:val="28"/>
          <w:szCs w:val="28"/>
          <w:highlight w:val="white"/>
          <w:lang w:val="be-BY" w:eastAsia="be-BY"/>
        </w:rPr>
        <w:lastRenderedPageBreak/>
        <w:drawing>
          <wp:inline distT="19050" distB="19050" distL="19050" distR="19050">
            <wp:extent cx="5610225" cy="3371664"/>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14176" cy="3374038"/>
                    </a:xfrm>
                    <a:prstGeom prst="rect">
                      <a:avLst/>
                    </a:prstGeom>
                    <a:ln/>
                  </pic:spPr>
                </pic:pic>
              </a:graphicData>
            </a:graphic>
          </wp:inline>
        </w:drawing>
      </w: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4"/>
          <w:szCs w:val="24"/>
          <w:highlight w:val="white"/>
        </w:rPr>
        <w:t>Рисунок 3.</w:t>
      </w:r>
      <w:r w:rsidR="004F6921">
        <w:rPr>
          <w:rFonts w:ascii="Times New Roman" w:eastAsia="Times New Roman" w:hAnsi="Times New Roman" w:cs="Times New Roman"/>
          <w:b/>
          <w:color w:val="282828"/>
          <w:sz w:val="24"/>
          <w:szCs w:val="24"/>
          <w:highlight w:val="white"/>
        </w:rPr>
        <w:t>9</w:t>
      </w:r>
      <w:r>
        <w:rPr>
          <w:rFonts w:ascii="Times New Roman" w:eastAsia="Times New Roman" w:hAnsi="Times New Roman" w:cs="Times New Roman"/>
          <w:b/>
          <w:color w:val="282828"/>
          <w:sz w:val="24"/>
          <w:szCs w:val="24"/>
          <w:highlight w:val="white"/>
        </w:rPr>
        <w:t xml:space="preserve"> – Д</w:t>
      </w:r>
      <w:r>
        <w:rPr>
          <w:rFonts w:ascii="Times New Roman" w:eastAsia="Times New Roman" w:hAnsi="Times New Roman" w:cs="Times New Roman"/>
          <w:b/>
          <w:color w:val="282828"/>
          <w:sz w:val="28"/>
          <w:szCs w:val="28"/>
          <w:highlight w:val="white"/>
        </w:rPr>
        <w:t>иаграмма вариантов использования «Работа пользователей с сайтом и их роли»</w:t>
      </w:r>
    </w:p>
    <w:p w:rsidR="00550131" w:rsidRDefault="001F1620" w:rsidP="00D554B0">
      <w:pPr>
        <w:spacing w:after="0" w:line="276" w:lineRule="auto"/>
        <w:jc w:val="center"/>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b/>
          <w:color w:val="282828"/>
          <w:sz w:val="28"/>
          <w:szCs w:val="28"/>
          <w:highlight w:val="white"/>
        </w:rPr>
        <w:t>Источник: собственная разработка автора</w:t>
      </w:r>
    </w:p>
    <w:p w:rsidR="00550131" w:rsidRDefault="00550131">
      <w:pPr>
        <w:spacing w:after="0" w:line="360" w:lineRule="auto"/>
        <w:jc w:val="both"/>
        <w:rPr>
          <w:rFonts w:ascii="Times New Roman" w:eastAsia="Times New Roman" w:hAnsi="Times New Roman" w:cs="Times New Roman"/>
          <w:color w:val="282828"/>
          <w:sz w:val="28"/>
          <w:szCs w:val="28"/>
          <w:highlight w:val="white"/>
        </w:rPr>
      </w:pPr>
      <w:bookmarkStart w:id="297" w:name="_3mj2wkv" w:colFirst="0" w:colLast="0"/>
      <w:bookmarkEnd w:id="297"/>
    </w:p>
    <w:p w:rsidR="00550131" w:rsidRDefault="001F1620">
      <w:pPr>
        <w:pStyle w:val="3"/>
        <w:spacing w:line="276" w:lineRule="auto"/>
        <w:ind w:firstLine="720"/>
        <w:rPr>
          <w:sz w:val="28"/>
          <w:szCs w:val="28"/>
        </w:rPr>
      </w:pPr>
      <w:bookmarkStart w:id="298" w:name="_Toc12283068"/>
      <w:r>
        <w:rPr>
          <w:sz w:val="28"/>
          <w:szCs w:val="28"/>
        </w:rPr>
        <w:t>3.2.4 Проект аналитического модуля</w:t>
      </w:r>
      <w:bookmarkEnd w:id="298"/>
      <w:r>
        <w:rPr>
          <w:sz w:val="28"/>
          <w:szCs w:val="28"/>
        </w:rPr>
        <w:t xml:space="preserve">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299" w:name="_gtnh0h" w:colFirst="0" w:colLast="0"/>
      <w:bookmarkEnd w:id="299"/>
      <w:r>
        <w:rPr>
          <w:rFonts w:ascii="Times New Roman" w:eastAsia="Times New Roman" w:hAnsi="Times New Roman" w:cs="Times New Roman"/>
          <w:sz w:val="28"/>
          <w:szCs w:val="28"/>
          <w:highlight w:val="white"/>
        </w:rPr>
        <w:t xml:space="preserve">Аналитический модуль предназначен для обработки данных, хранящихся в бд аналитической системы с целью извлечения знаний, которые затем могут использоваться при управлении этапом тестирования. Аналитический модуль взаимодействует с базой данных по нескольким направлениям. Модуль может подвергать анализу первичные данные. Также модуль способен использовать первичные данные в для вычисления расчетных метрик. </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300" w:name="_rwt60ft28jzy" w:colFirst="0" w:colLast="0"/>
      <w:bookmarkEnd w:id="300"/>
      <w:r>
        <w:rPr>
          <w:rFonts w:ascii="Times New Roman" w:eastAsia="Times New Roman" w:hAnsi="Times New Roman" w:cs="Times New Roman"/>
          <w:sz w:val="28"/>
          <w:szCs w:val="28"/>
          <w:highlight w:val="white"/>
        </w:rPr>
        <w:t xml:space="preserve">Основное назначение аналитического модуля </w:t>
      </w:r>
      <w:r>
        <w:rPr>
          <w:rFonts w:ascii="Times New Roman" w:eastAsia="Times New Roman" w:hAnsi="Times New Roman" w:cs="Times New Roman"/>
          <w:b/>
          <w:color w:val="282828"/>
          <w:sz w:val="24"/>
          <w:szCs w:val="24"/>
          <w:highlight w:val="white"/>
        </w:rPr>
        <w:t>–</w:t>
      </w:r>
      <w:r>
        <w:rPr>
          <w:rFonts w:ascii="Times New Roman" w:eastAsia="Times New Roman" w:hAnsi="Times New Roman" w:cs="Times New Roman"/>
          <w:sz w:val="28"/>
          <w:szCs w:val="28"/>
          <w:highlight w:val="white"/>
        </w:rPr>
        <w:t xml:space="preserve">  применение методов Data Mining для извлечения знаний из системы метрик этапа тестирования.</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301" w:name="_ny7z02686ozg" w:colFirst="0" w:colLast="0"/>
      <w:bookmarkEnd w:id="301"/>
      <w:r>
        <w:rPr>
          <w:rFonts w:ascii="Times New Roman" w:eastAsia="Times New Roman" w:hAnsi="Times New Roman" w:cs="Times New Roman"/>
          <w:color w:val="282828"/>
          <w:sz w:val="28"/>
          <w:szCs w:val="28"/>
          <w:highlight w:val="white"/>
        </w:rPr>
        <w:t>Примеры запросов к базе данных, применяемых для задач планирования и управления этапом тестирования:</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bookmarkStart w:id="302" w:name="_uueuv56ol1co" w:colFirst="0" w:colLast="0"/>
      <w:bookmarkEnd w:id="302"/>
      <w:r>
        <w:rPr>
          <w:rFonts w:ascii="Times New Roman" w:eastAsia="Times New Roman" w:hAnsi="Times New Roman" w:cs="Times New Roman"/>
          <w:color w:val="282828"/>
          <w:sz w:val="28"/>
          <w:szCs w:val="28"/>
          <w:highlight w:val="white"/>
        </w:rPr>
        <w:t>На каком этапе тестирования было выявлено наибольшее количество дефектов;</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На каком этапе тестирования было выявлено наибольшее количество дефектов с серьезностью критические и выше;</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lastRenderedPageBreak/>
        <w:t>Количество дефектов  в разрезе критичности и этапов;</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На каком этапе тестирования было выявлено наибольшее количество дефектов с приоритетностью средний и выше; </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Количество багов в разрезе этапов тестирования;</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Количество багов найденных заказчиком;</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bookmarkStart w:id="303" w:name="_98t71qck90wg" w:colFirst="0" w:colLast="0"/>
      <w:bookmarkEnd w:id="303"/>
      <w:r>
        <w:rPr>
          <w:rFonts w:ascii="Times New Roman" w:eastAsia="Times New Roman" w:hAnsi="Times New Roman" w:cs="Times New Roman"/>
          <w:color w:val="282828"/>
          <w:sz w:val="28"/>
          <w:szCs w:val="28"/>
          <w:highlight w:val="white"/>
        </w:rPr>
        <w:t>Максимальное количество багов с высоким приоритетом;</w:t>
      </w:r>
    </w:p>
    <w:p w:rsidR="00550131" w:rsidRDefault="001F1620">
      <w:pPr>
        <w:numPr>
          <w:ilvl w:val="0"/>
          <w:numId w:val="41"/>
        </w:numPr>
        <w:spacing w:after="0" w:line="276" w:lineRule="auto"/>
        <w:jc w:val="both"/>
        <w:rPr>
          <w:rFonts w:ascii="Times New Roman" w:eastAsia="Times New Roman" w:hAnsi="Times New Roman" w:cs="Times New Roman"/>
          <w:color w:val="282828"/>
          <w:sz w:val="28"/>
          <w:szCs w:val="28"/>
          <w:highlight w:val="white"/>
        </w:rPr>
      </w:pPr>
      <w:bookmarkStart w:id="304" w:name="_pwpk684du834" w:colFirst="0" w:colLast="0"/>
      <w:bookmarkEnd w:id="304"/>
      <w:r>
        <w:rPr>
          <w:rFonts w:ascii="Times New Roman" w:eastAsia="Times New Roman" w:hAnsi="Times New Roman" w:cs="Times New Roman"/>
          <w:color w:val="282828"/>
          <w:sz w:val="28"/>
          <w:szCs w:val="28"/>
          <w:highlight w:val="white"/>
        </w:rPr>
        <w:t>Количество сложных багов (в разрезе шагов) найденных до выпуска продукта в релиз (найденных заказчиком/пользователем).</w:t>
      </w:r>
    </w:p>
    <w:p w:rsidR="00550131" w:rsidRDefault="001F1620">
      <w:pPr>
        <w:spacing w:after="0" w:line="276" w:lineRule="auto"/>
        <w:jc w:val="both"/>
        <w:rPr>
          <w:rFonts w:ascii="Times New Roman" w:eastAsia="Times New Roman" w:hAnsi="Times New Roman" w:cs="Times New Roman"/>
          <w:color w:val="282828"/>
          <w:sz w:val="28"/>
          <w:szCs w:val="28"/>
          <w:highlight w:val="white"/>
        </w:rPr>
      </w:pPr>
      <w:bookmarkStart w:id="305" w:name="_208h9jyq76aq" w:colFirst="0" w:colLast="0"/>
      <w:bookmarkEnd w:id="305"/>
      <w:r>
        <w:rPr>
          <w:rFonts w:ascii="Times New Roman" w:eastAsia="Times New Roman" w:hAnsi="Times New Roman" w:cs="Times New Roman"/>
          <w:color w:val="282828"/>
          <w:sz w:val="28"/>
          <w:szCs w:val="28"/>
          <w:highlight w:val="white"/>
        </w:rPr>
        <w:tab/>
        <w:t xml:space="preserve">В результате взаимодействия с базой данных (см. таблицу </w:t>
      </w:r>
      <w:r w:rsidR="00D83C13" w:rsidRPr="00D83C13">
        <w:rPr>
          <w:rFonts w:ascii="Times New Roman" w:eastAsia="Times New Roman" w:hAnsi="Times New Roman" w:cs="Times New Roman"/>
          <w:sz w:val="28"/>
          <w:szCs w:val="28"/>
          <w:highlight w:val="white"/>
        </w:rPr>
        <w:t>А1</w:t>
      </w:r>
      <w:r w:rsidRPr="00D83C13">
        <w:rPr>
          <w:rFonts w:ascii="Times New Roman" w:eastAsia="Times New Roman" w:hAnsi="Times New Roman" w:cs="Times New Roman"/>
          <w:sz w:val="28"/>
          <w:szCs w:val="28"/>
          <w:highlight w:val="white"/>
        </w:rPr>
        <w:t xml:space="preserve"> в приложении </w:t>
      </w:r>
      <w:r w:rsidR="00D83C13" w:rsidRPr="00D83C13">
        <w:rPr>
          <w:rFonts w:ascii="Times New Roman" w:eastAsia="Times New Roman" w:hAnsi="Times New Roman" w:cs="Times New Roman"/>
          <w:sz w:val="28"/>
          <w:szCs w:val="28"/>
          <w:highlight w:val="white"/>
        </w:rPr>
        <w:t>А</w:t>
      </w:r>
      <w:r>
        <w:rPr>
          <w:rFonts w:ascii="Times New Roman" w:eastAsia="Times New Roman" w:hAnsi="Times New Roman" w:cs="Times New Roman"/>
          <w:color w:val="282828"/>
          <w:sz w:val="28"/>
          <w:szCs w:val="28"/>
          <w:highlight w:val="white"/>
        </w:rPr>
        <w:t>) будут получены следующие ответы на запросы:</w:t>
      </w:r>
    </w:p>
    <w:p w:rsidR="00550131" w:rsidRDefault="001F1620">
      <w:pPr>
        <w:numPr>
          <w:ilvl w:val="0"/>
          <w:numId w:val="25"/>
        </w:numPr>
        <w:spacing w:after="0" w:line="276" w:lineRule="auto"/>
        <w:jc w:val="both"/>
        <w:rPr>
          <w:rFonts w:ascii="Times New Roman" w:eastAsia="Times New Roman" w:hAnsi="Times New Roman" w:cs="Times New Roman"/>
          <w:color w:val="282828"/>
          <w:sz w:val="28"/>
          <w:szCs w:val="28"/>
          <w:highlight w:val="white"/>
        </w:rPr>
      </w:pPr>
      <w:bookmarkStart w:id="306" w:name="_zhhtaxfs2pi6" w:colFirst="0" w:colLast="0"/>
      <w:bookmarkEnd w:id="306"/>
      <w:r>
        <w:rPr>
          <w:rFonts w:ascii="Times New Roman" w:eastAsia="Times New Roman" w:hAnsi="Times New Roman" w:cs="Times New Roman"/>
          <w:color w:val="282828"/>
          <w:sz w:val="28"/>
          <w:szCs w:val="28"/>
          <w:highlight w:val="white"/>
        </w:rPr>
        <w:t>Наибольшее количество дефектов было выявлено на этапах: функционального тестирования (6 из 20);</w:t>
      </w:r>
    </w:p>
    <w:p w:rsidR="00550131" w:rsidRDefault="001F1620">
      <w:pPr>
        <w:numPr>
          <w:ilvl w:val="0"/>
          <w:numId w:val="25"/>
        </w:numPr>
        <w:spacing w:after="0" w:line="276" w:lineRule="auto"/>
        <w:jc w:val="both"/>
        <w:rPr>
          <w:rFonts w:ascii="Times New Roman" w:eastAsia="Times New Roman" w:hAnsi="Times New Roman" w:cs="Times New Roman"/>
          <w:color w:val="282828"/>
          <w:sz w:val="28"/>
          <w:szCs w:val="28"/>
          <w:highlight w:val="white"/>
        </w:rPr>
      </w:pPr>
      <w:bookmarkStart w:id="307" w:name="_nvh0ixaxgo3d" w:colFirst="0" w:colLast="0"/>
      <w:bookmarkEnd w:id="307"/>
      <w:r>
        <w:rPr>
          <w:rFonts w:ascii="Times New Roman" w:eastAsia="Times New Roman" w:hAnsi="Times New Roman" w:cs="Times New Roman"/>
          <w:color w:val="282828"/>
          <w:sz w:val="28"/>
          <w:szCs w:val="28"/>
          <w:highlight w:val="white"/>
        </w:rPr>
        <w:t>На этапе функционального (2 из 20), регрессионного (2 из 20), и Е2Е (2 из 20) тестирования было выявлено наибольшее количество дефектов с серьезностью критические и выше;</w:t>
      </w:r>
    </w:p>
    <w:p w:rsidR="00550131" w:rsidRDefault="001F1620">
      <w:pPr>
        <w:numPr>
          <w:ilvl w:val="0"/>
          <w:numId w:val="25"/>
        </w:numPr>
        <w:spacing w:after="0" w:line="276" w:lineRule="auto"/>
        <w:jc w:val="both"/>
        <w:rPr>
          <w:rFonts w:ascii="Times New Roman" w:eastAsia="Times New Roman" w:hAnsi="Times New Roman" w:cs="Times New Roman"/>
          <w:color w:val="282828"/>
          <w:sz w:val="28"/>
          <w:szCs w:val="28"/>
          <w:highlight w:val="white"/>
        </w:rPr>
      </w:pPr>
      <w:bookmarkStart w:id="308" w:name="_hqkc1kfb657g" w:colFirst="0" w:colLast="0"/>
      <w:bookmarkEnd w:id="308"/>
      <w:r>
        <w:rPr>
          <w:rFonts w:ascii="Times New Roman" w:eastAsia="Times New Roman" w:hAnsi="Times New Roman" w:cs="Times New Roman"/>
          <w:color w:val="282828"/>
          <w:sz w:val="28"/>
          <w:szCs w:val="28"/>
          <w:highlight w:val="white"/>
        </w:rPr>
        <w:t xml:space="preserve">На этапе функционального тестирования было выявлено наибольшее количество (4 из 20) дефектов с приоритетностью средний и выше; </w:t>
      </w:r>
    </w:p>
    <w:p w:rsidR="00550131" w:rsidRDefault="001F1620">
      <w:pPr>
        <w:numPr>
          <w:ilvl w:val="0"/>
          <w:numId w:val="25"/>
        </w:numPr>
        <w:spacing w:after="0" w:line="276" w:lineRule="auto"/>
        <w:jc w:val="both"/>
        <w:rPr>
          <w:rFonts w:ascii="Times New Roman" w:eastAsia="Times New Roman" w:hAnsi="Times New Roman" w:cs="Times New Roman"/>
          <w:color w:val="282828"/>
          <w:sz w:val="28"/>
          <w:szCs w:val="28"/>
          <w:highlight w:val="white"/>
        </w:rPr>
      </w:pPr>
      <w:bookmarkStart w:id="309" w:name="_22agkt9ycew2" w:colFirst="0" w:colLast="0"/>
      <w:bookmarkEnd w:id="309"/>
      <w:r>
        <w:rPr>
          <w:rFonts w:ascii="Times New Roman" w:eastAsia="Times New Roman" w:hAnsi="Times New Roman" w:cs="Times New Roman"/>
          <w:color w:val="282828"/>
          <w:sz w:val="28"/>
          <w:szCs w:val="28"/>
          <w:highlight w:val="white"/>
        </w:rPr>
        <w:t>Количество багов в разрезе этапов тестирования</w:t>
      </w:r>
      <w:r w:rsidR="004F6921">
        <w:rPr>
          <w:rFonts w:ascii="Times New Roman" w:eastAsia="Times New Roman" w:hAnsi="Times New Roman" w:cs="Times New Roman"/>
          <w:color w:val="282828"/>
          <w:sz w:val="28"/>
          <w:szCs w:val="28"/>
          <w:highlight w:val="white"/>
        </w:rPr>
        <w:t xml:space="preserve"> (рисунок 3.10.)</w:t>
      </w:r>
      <w:r>
        <w:rPr>
          <w:rFonts w:ascii="Times New Roman" w:eastAsia="Times New Roman" w:hAnsi="Times New Roman" w:cs="Times New Roman"/>
          <w:color w:val="282828"/>
          <w:sz w:val="28"/>
          <w:szCs w:val="28"/>
          <w:highlight w:val="white"/>
        </w:rPr>
        <w:t>;</w:t>
      </w:r>
    </w:p>
    <w:p w:rsidR="004F6921" w:rsidRDefault="004F6921" w:rsidP="004F6921">
      <w:pPr>
        <w:spacing w:after="0" w:line="276" w:lineRule="auto"/>
        <w:ind w:left="1440"/>
        <w:jc w:val="both"/>
        <w:rPr>
          <w:rFonts w:ascii="Times New Roman" w:eastAsia="Times New Roman" w:hAnsi="Times New Roman" w:cs="Times New Roman"/>
          <w:color w:val="282828"/>
          <w:sz w:val="28"/>
          <w:szCs w:val="28"/>
          <w:highlight w:val="white"/>
        </w:rPr>
      </w:pPr>
    </w:p>
    <w:p w:rsidR="004F6921" w:rsidRDefault="004F6921" w:rsidP="004F6921">
      <w:pPr>
        <w:spacing w:after="0" w:line="276" w:lineRule="auto"/>
        <w:ind w:left="1440"/>
        <w:jc w:val="both"/>
        <w:rPr>
          <w:rFonts w:ascii="Times New Roman" w:eastAsia="Times New Roman" w:hAnsi="Times New Roman" w:cs="Times New Roman"/>
          <w:color w:val="282828"/>
          <w:sz w:val="28"/>
          <w:szCs w:val="28"/>
          <w:highlight w:val="white"/>
        </w:rPr>
      </w:pPr>
    </w:p>
    <w:p w:rsidR="004F6921" w:rsidRDefault="004F6921" w:rsidP="004F6921">
      <w:pPr>
        <w:spacing w:after="0" w:line="276" w:lineRule="auto"/>
        <w:jc w:val="center"/>
        <w:rPr>
          <w:rFonts w:ascii="Times New Roman" w:eastAsia="Times New Roman" w:hAnsi="Times New Roman" w:cs="Times New Roman"/>
          <w:color w:val="282828"/>
          <w:sz w:val="28"/>
          <w:szCs w:val="28"/>
          <w:highlight w:val="white"/>
        </w:rPr>
      </w:pPr>
      <w:bookmarkStart w:id="310" w:name="_5ryt632tpjxj" w:colFirst="0" w:colLast="0"/>
      <w:bookmarkEnd w:id="310"/>
      <w:r>
        <w:rPr>
          <w:rFonts w:ascii="Times New Roman" w:eastAsia="Times New Roman" w:hAnsi="Times New Roman" w:cs="Times New Roman"/>
          <w:noProof/>
          <w:color w:val="282828"/>
          <w:sz w:val="28"/>
          <w:szCs w:val="28"/>
          <w:highlight w:val="white"/>
          <w:lang w:val="be-BY" w:eastAsia="be-BY"/>
        </w:rPr>
        <w:lastRenderedPageBreak/>
        <w:drawing>
          <wp:inline distT="0" distB="0" distL="0" distR="0">
            <wp:extent cx="5619750" cy="3533775"/>
            <wp:effectExtent l="0" t="0" r="0" b="9525"/>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619750" cy="3533775"/>
                    </a:xfrm>
                    <a:prstGeom prst="rect">
                      <a:avLst/>
                    </a:prstGeom>
                    <a:ln/>
                  </pic:spPr>
                </pic:pic>
              </a:graphicData>
            </a:graphic>
          </wp:inline>
        </w:drawing>
      </w:r>
    </w:p>
    <w:p w:rsidR="004F6921" w:rsidRDefault="004F6921" w:rsidP="00D554B0">
      <w:pPr>
        <w:spacing w:after="0" w:line="276" w:lineRule="auto"/>
        <w:jc w:val="center"/>
        <w:rPr>
          <w:rFonts w:ascii="Times New Roman" w:eastAsia="Times New Roman" w:hAnsi="Times New Roman" w:cs="Times New Roman"/>
          <w:b/>
          <w:color w:val="282828"/>
          <w:sz w:val="24"/>
          <w:szCs w:val="24"/>
          <w:highlight w:val="white"/>
        </w:rPr>
      </w:pP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4"/>
          <w:szCs w:val="24"/>
          <w:highlight w:val="white"/>
        </w:rPr>
        <w:t>Рисунок 3.</w:t>
      </w:r>
      <w:r w:rsidR="004F6921">
        <w:rPr>
          <w:rFonts w:ascii="Times New Roman" w:eastAsia="Times New Roman" w:hAnsi="Times New Roman" w:cs="Times New Roman"/>
          <w:b/>
          <w:color w:val="282828"/>
          <w:sz w:val="24"/>
          <w:szCs w:val="24"/>
          <w:highlight w:val="white"/>
        </w:rPr>
        <w:t>10</w:t>
      </w:r>
      <w:r>
        <w:rPr>
          <w:rFonts w:ascii="Times New Roman" w:eastAsia="Times New Roman" w:hAnsi="Times New Roman" w:cs="Times New Roman"/>
          <w:b/>
          <w:color w:val="282828"/>
          <w:sz w:val="24"/>
          <w:szCs w:val="24"/>
          <w:highlight w:val="white"/>
        </w:rPr>
        <w:t xml:space="preserve"> – </w:t>
      </w:r>
      <w:r>
        <w:rPr>
          <w:rFonts w:ascii="Times New Roman" w:eastAsia="Times New Roman" w:hAnsi="Times New Roman" w:cs="Times New Roman"/>
          <w:b/>
          <w:color w:val="282828"/>
          <w:sz w:val="28"/>
          <w:szCs w:val="28"/>
          <w:highlight w:val="white"/>
        </w:rPr>
        <w:t>Вывод по запросу “Количество багов в разрезе этапов тестирования”</w:t>
      </w: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8"/>
          <w:szCs w:val="28"/>
          <w:highlight w:val="white"/>
        </w:rPr>
        <w:t>Источник: собственная разработка автора</w:t>
      </w:r>
    </w:p>
    <w:p w:rsidR="00D554B0" w:rsidRDefault="00D554B0">
      <w:pPr>
        <w:spacing w:after="0" w:line="276" w:lineRule="auto"/>
        <w:ind w:firstLine="720"/>
        <w:jc w:val="center"/>
        <w:rPr>
          <w:rFonts w:ascii="Times New Roman" w:eastAsia="Times New Roman" w:hAnsi="Times New Roman" w:cs="Times New Roman"/>
          <w:color w:val="282828"/>
          <w:sz w:val="28"/>
          <w:szCs w:val="28"/>
          <w:highlight w:val="white"/>
        </w:rPr>
      </w:pPr>
    </w:p>
    <w:p w:rsidR="00550131" w:rsidRDefault="001F1620">
      <w:pPr>
        <w:numPr>
          <w:ilvl w:val="0"/>
          <w:numId w:val="25"/>
        </w:numPr>
        <w:spacing w:after="0" w:line="276" w:lineRule="auto"/>
        <w:jc w:val="both"/>
        <w:rPr>
          <w:rFonts w:ascii="Times New Roman" w:eastAsia="Times New Roman" w:hAnsi="Times New Roman" w:cs="Times New Roman"/>
          <w:color w:val="282828"/>
          <w:sz w:val="28"/>
          <w:szCs w:val="28"/>
          <w:highlight w:val="white"/>
        </w:rPr>
      </w:pPr>
      <w:bookmarkStart w:id="311" w:name="_97zwfbov3h5l" w:colFirst="0" w:colLast="0"/>
      <w:bookmarkEnd w:id="311"/>
      <w:r>
        <w:rPr>
          <w:rFonts w:ascii="Times New Roman" w:eastAsia="Times New Roman" w:hAnsi="Times New Roman" w:cs="Times New Roman"/>
          <w:color w:val="282828"/>
          <w:sz w:val="28"/>
          <w:szCs w:val="28"/>
          <w:highlight w:val="white"/>
        </w:rPr>
        <w:t>Количество багов, найденных заказчиком равно 1 из 20;</w:t>
      </w:r>
    </w:p>
    <w:p w:rsidR="00550131" w:rsidRPr="001F1620" w:rsidRDefault="00550131" w:rsidP="00D554B0">
      <w:pPr>
        <w:spacing w:after="0" w:line="360" w:lineRule="auto"/>
      </w:pPr>
      <w:bookmarkStart w:id="312" w:name="_ko1609f2i3nb" w:colFirst="0" w:colLast="0"/>
      <w:bookmarkEnd w:id="312"/>
    </w:p>
    <w:p w:rsidR="00550131" w:rsidRDefault="001F1620" w:rsidP="00D554B0">
      <w:pPr>
        <w:pStyle w:val="3"/>
        <w:spacing w:after="0" w:line="360" w:lineRule="auto"/>
        <w:ind w:firstLine="720"/>
        <w:rPr>
          <w:sz w:val="28"/>
          <w:szCs w:val="28"/>
        </w:rPr>
      </w:pPr>
      <w:bookmarkStart w:id="313" w:name="_Toc12283069"/>
      <w:r>
        <w:rPr>
          <w:sz w:val="28"/>
          <w:szCs w:val="28"/>
        </w:rPr>
        <w:t>3.2.5 Бизнес требования к разработке</w:t>
      </w:r>
      <w:bookmarkEnd w:id="313"/>
      <w:r>
        <w:rPr>
          <w:sz w:val="28"/>
          <w:szCs w:val="28"/>
        </w:rPr>
        <w:t xml:space="preserve"> </w:t>
      </w:r>
    </w:p>
    <w:p w:rsidR="00D554B0" w:rsidRPr="00D554B0" w:rsidRDefault="00D554B0" w:rsidP="00D554B0">
      <w:pPr>
        <w:spacing w:after="0" w:line="360" w:lineRule="auto"/>
      </w:pPr>
    </w:p>
    <w:p w:rsidR="00550131" w:rsidRDefault="001F1620">
      <w:pPr>
        <w:spacing w:after="0" w:line="276" w:lineRule="auto"/>
        <w:rPr>
          <w:rFonts w:ascii="Times New Roman" w:eastAsia="Times New Roman" w:hAnsi="Times New Roman" w:cs="Times New Roman"/>
          <w:color w:val="282828"/>
          <w:sz w:val="28"/>
          <w:szCs w:val="28"/>
          <w:highlight w:val="white"/>
        </w:rPr>
      </w:pPr>
      <w:bookmarkStart w:id="314" w:name="_qncvbzcc9kqr" w:colFirst="0" w:colLast="0"/>
      <w:bookmarkEnd w:id="314"/>
      <w:r>
        <w:rPr>
          <w:rFonts w:ascii="Times New Roman" w:eastAsia="Times New Roman" w:hAnsi="Times New Roman" w:cs="Times New Roman"/>
          <w:color w:val="282828"/>
          <w:sz w:val="36"/>
          <w:szCs w:val="36"/>
          <w:highlight w:val="white"/>
        </w:rPr>
        <w:tab/>
      </w:r>
      <w:r>
        <w:rPr>
          <w:rFonts w:ascii="Times New Roman" w:eastAsia="Times New Roman" w:hAnsi="Times New Roman" w:cs="Times New Roman"/>
          <w:color w:val="282828"/>
          <w:sz w:val="28"/>
          <w:szCs w:val="28"/>
          <w:highlight w:val="white"/>
        </w:rPr>
        <w:t>Для разработки спроектированной информационно-аналитической системы потребуется:</w:t>
      </w:r>
    </w:p>
    <w:p w:rsidR="00550131" w:rsidRDefault="001F1620">
      <w:pPr>
        <w:numPr>
          <w:ilvl w:val="0"/>
          <w:numId w:val="24"/>
        </w:numPr>
        <w:spacing w:after="0" w:line="276" w:lineRule="auto"/>
        <w:jc w:val="both"/>
        <w:rPr>
          <w:rFonts w:ascii="Times New Roman" w:eastAsia="Times New Roman" w:hAnsi="Times New Roman" w:cs="Times New Roman"/>
          <w:color w:val="282828"/>
          <w:sz w:val="28"/>
          <w:szCs w:val="28"/>
          <w:highlight w:val="white"/>
        </w:rPr>
      </w:pPr>
      <w:bookmarkStart w:id="315" w:name="_183ytlv0y5ec" w:colFirst="0" w:colLast="0"/>
      <w:bookmarkEnd w:id="315"/>
      <w:r>
        <w:rPr>
          <w:rFonts w:ascii="Times New Roman" w:eastAsia="Times New Roman" w:hAnsi="Times New Roman" w:cs="Times New Roman"/>
          <w:b/>
          <w:color w:val="282828"/>
          <w:sz w:val="28"/>
          <w:szCs w:val="28"/>
          <w:highlight w:val="white"/>
        </w:rPr>
        <w:t>Тимлид</w:t>
      </w:r>
      <w:r>
        <w:rPr>
          <w:rFonts w:ascii="Times New Roman" w:eastAsia="Times New Roman" w:hAnsi="Times New Roman" w:cs="Times New Roman"/>
          <w:color w:val="282828"/>
          <w:sz w:val="28"/>
          <w:szCs w:val="28"/>
          <w:highlight w:val="white"/>
        </w:rPr>
        <w:t>/бизнес-аналитик (Junior/Middle, 1 человек);</w:t>
      </w:r>
    </w:p>
    <w:p w:rsidR="00550131" w:rsidRDefault="001F1620">
      <w:pPr>
        <w:numPr>
          <w:ilvl w:val="0"/>
          <w:numId w:val="24"/>
        </w:numPr>
        <w:spacing w:after="0" w:line="276" w:lineRule="auto"/>
        <w:jc w:val="both"/>
        <w:rPr>
          <w:rFonts w:ascii="Times New Roman" w:eastAsia="Times New Roman" w:hAnsi="Times New Roman" w:cs="Times New Roman"/>
          <w:color w:val="282828"/>
          <w:sz w:val="28"/>
          <w:szCs w:val="28"/>
          <w:highlight w:val="white"/>
        </w:rPr>
      </w:pPr>
      <w:bookmarkStart w:id="316" w:name="_m8b5vv23k4d9" w:colFirst="0" w:colLast="0"/>
      <w:bookmarkEnd w:id="316"/>
      <w:r>
        <w:rPr>
          <w:rFonts w:ascii="Times New Roman" w:eastAsia="Times New Roman" w:hAnsi="Times New Roman" w:cs="Times New Roman"/>
          <w:b/>
          <w:color w:val="282828"/>
          <w:sz w:val="28"/>
          <w:szCs w:val="28"/>
          <w:highlight w:val="white"/>
        </w:rPr>
        <w:t>Разработчик БД</w:t>
      </w:r>
      <w:r>
        <w:rPr>
          <w:rFonts w:ascii="Times New Roman" w:eastAsia="Times New Roman" w:hAnsi="Times New Roman" w:cs="Times New Roman"/>
          <w:color w:val="282828"/>
          <w:sz w:val="28"/>
          <w:szCs w:val="28"/>
          <w:highlight w:val="white"/>
        </w:rPr>
        <w:t xml:space="preserve"> (Junior/Middle, 1 человек);</w:t>
      </w:r>
    </w:p>
    <w:p w:rsidR="00550131" w:rsidRDefault="001F1620">
      <w:pPr>
        <w:numPr>
          <w:ilvl w:val="0"/>
          <w:numId w:val="24"/>
        </w:numPr>
        <w:spacing w:after="0" w:line="276" w:lineRule="auto"/>
        <w:jc w:val="both"/>
        <w:rPr>
          <w:rFonts w:ascii="Times New Roman" w:eastAsia="Times New Roman" w:hAnsi="Times New Roman" w:cs="Times New Roman"/>
          <w:color w:val="282828"/>
          <w:sz w:val="28"/>
          <w:szCs w:val="28"/>
          <w:highlight w:val="white"/>
        </w:rPr>
      </w:pPr>
      <w:bookmarkStart w:id="317" w:name="_y9d3mt4mrbue" w:colFirst="0" w:colLast="0"/>
      <w:bookmarkEnd w:id="317"/>
      <w:r>
        <w:rPr>
          <w:rFonts w:ascii="Times New Roman" w:eastAsia="Times New Roman" w:hAnsi="Times New Roman" w:cs="Times New Roman"/>
          <w:b/>
          <w:color w:val="282828"/>
          <w:sz w:val="28"/>
          <w:szCs w:val="28"/>
          <w:highlight w:val="white"/>
        </w:rPr>
        <w:t xml:space="preserve">Dot.Net разработчик </w:t>
      </w:r>
      <w:r>
        <w:rPr>
          <w:rFonts w:ascii="Times New Roman" w:eastAsia="Times New Roman" w:hAnsi="Times New Roman" w:cs="Times New Roman"/>
          <w:color w:val="282828"/>
          <w:sz w:val="28"/>
          <w:szCs w:val="28"/>
          <w:highlight w:val="white"/>
        </w:rPr>
        <w:t>(Junior/Middle,1 человек);</w:t>
      </w:r>
    </w:p>
    <w:p w:rsidR="00550131" w:rsidRDefault="001F1620">
      <w:pPr>
        <w:numPr>
          <w:ilvl w:val="0"/>
          <w:numId w:val="24"/>
        </w:numPr>
        <w:spacing w:after="0" w:line="276" w:lineRule="auto"/>
        <w:jc w:val="both"/>
        <w:rPr>
          <w:rFonts w:ascii="Times New Roman" w:eastAsia="Times New Roman" w:hAnsi="Times New Roman" w:cs="Times New Roman"/>
          <w:color w:val="282828"/>
          <w:sz w:val="28"/>
          <w:szCs w:val="28"/>
          <w:highlight w:val="white"/>
        </w:rPr>
      </w:pPr>
      <w:bookmarkStart w:id="318" w:name="_8jtel22tly06" w:colFirst="0" w:colLast="0"/>
      <w:bookmarkEnd w:id="318"/>
      <w:r>
        <w:rPr>
          <w:rFonts w:ascii="Times New Roman" w:eastAsia="Times New Roman" w:hAnsi="Times New Roman" w:cs="Times New Roman"/>
          <w:b/>
          <w:color w:val="282828"/>
          <w:sz w:val="28"/>
          <w:szCs w:val="28"/>
          <w:highlight w:val="white"/>
        </w:rPr>
        <w:t>Тестировщик</w:t>
      </w:r>
      <w:r>
        <w:rPr>
          <w:rFonts w:ascii="Times New Roman" w:eastAsia="Times New Roman" w:hAnsi="Times New Roman" w:cs="Times New Roman"/>
          <w:color w:val="282828"/>
          <w:sz w:val="28"/>
          <w:szCs w:val="28"/>
          <w:highlight w:val="white"/>
        </w:rPr>
        <w:t xml:space="preserve"> (Junior/Middle,1 человек).</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319" w:name="_l0v77mjfq0dc" w:colFirst="0" w:colLast="0"/>
      <w:bookmarkEnd w:id="319"/>
      <w:r>
        <w:rPr>
          <w:rFonts w:ascii="Times New Roman" w:eastAsia="Times New Roman" w:hAnsi="Times New Roman" w:cs="Times New Roman"/>
          <w:color w:val="282828"/>
          <w:sz w:val="28"/>
          <w:szCs w:val="28"/>
          <w:highlight w:val="white"/>
        </w:rPr>
        <w:t xml:space="preserve">Программное обеспечение проекта информационно-аналитической системы будет разрабатываться в рамках аутсорсинговой ИТ-компании. Компания будет выступать в роли заказчика и исполнителя.  Спроектированная информационно-аналитическая система предлагается как разработка внутренней системы для повышения эффективности этапа тестирования. В качестве исполнителей предлагается </w:t>
      </w:r>
      <w:r>
        <w:rPr>
          <w:rFonts w:ascii="Times New Roman" w:eastAsia="Times New Roman" w:hAnsi="Times New Roman" w:cs="Times New Roman"/>
          <w:color w:val="282828"/>
          <w:sz w:val="28"/>
          <w:szCs w:val="28"/>
          <w:highlight w:val="white"/>
        </w:rPr>
        <w:lastRenderedPageBreak/>
        <w:t xml:space="preserve">выбрать внутренних сотрудников, которые будут реализовывать проект как дополнительный развивающий навыки проект (например, в качестве выполнений целий по самосовершенсвованию). </w:t>
      </w:r>
    </w:p>
    <w:p w:rsidR="00550131" w:rsidRDefault="001F1620">
      <w:pPr>
        <w:spacing w:after="0" w:line="276" w:lineRule="auto"/>
        <w:ind w:firstLine="720"/>
        <w:jc w:val="both"/>
        <w:rPr>
          <w:rFonts w:ascii="Times New Roman" w:eastAsia="Times New Roman" w:hAnsi="Times New Roman" w:cs="Times New Roman"/>
          <w:b/>
          <w:color w:val="282828"/>
          <w:sz w:val="28"/>
          <w:szCs w:val="28"/>
          <w:highlight w:val="white"/>
        </w:rPr>
      </w:pPr>
      <w:bookmarkStart w:id="320" w:name="_ble850ytlkk4" w:colFirst="0" w:colLast="0"/>
      <w:bookmarkEnd w:id="320"/>
      <w:r>
        <w:rPr>
          <w:rFonts w:ascii="Times New Roman" w:eastAsia="Times New Roman" w:hAnsi="Times New Roman" w:cs="Times New Roman"/>
          <w:b/>
          <w:color w:val="282828"/>
          <w:sz w:val="28"/>
          <w:szCs w:val="28"/>
          <w:highlight w:val="white"/>
        </w:rPr>
        <w:t>Роли исполнителей.</w:t>
      </w:r>
    </w:p>
    <w:p w:rsidR="00550131" w:rsidRDefault="001F1620">
      <w:pPr>
        <w:spacing w:after="0" w:line="276" w:lineRule="auto"/>
        <w:ind w:firstLine="720"/>
        <w:jc w:val="both"/>
        <w:rPr>
          <w:rFonts w:ascii="Times New Roman" w:eastAsia="Times New Roman" w:hAnsi="Times New Roman" w:cs="Times New Roman"/>
          <w:i/>
          <w:color w:val="282828"/>
          <w:sz w:val="28"/>
          <w:szCs w:val="28"/>
          <w:highlight w:val="white"/>
        </w:rPr>
      </w:pPr>
      <w:bookmarkStart w:id="321" w:name="_7vo4po77rw4" w:colFirst="0" w:colLast="0"/>
      <w:bookmarkEnd w:id="321"/>
      <w:r>
        <w:rPr>
          <w:rFonts w:ascii="Times New Roman" w:eastAsia="Times New Roman" w:hAnsi="Times New Roman" w:cs="Times New Roman"/>
          <w:i/>
          <w:color w:val="282828"/>
          <w:sz w:val="28"/>
          <w:szCs w:val="28"/>
          <w:highlight w:val="white"/>
        </w:rPr>
        <w:t xml:space="preserve">Тимлид/бизнес-аналитик. </w:t>
      </w:r>
    </w:p>
    <w:p w:rsidR="00550131" w:rsidRDefault="001F1620">
      <w:pPr>
        <w:numPr>
          <w:ilvl w:val="0"/>
          <w:numId w:val="43"/>
        </w:numPr>
        <w:spacing w:after="0" w:line="276" w:lineRule="auto"/>
        <w:jc w:val="both"/>
        <w:rPr>
          <w:rFonts w:ascii="Times New Roman" w:eastAsia="Times New Roman" w:hAnsi="Times New Roman" w:cs="Times New Roman"/>
          <w:color w:val="282828"/>
          <w:sz w:val="28"/>
          <w:szCs w:val="28"/>
          <w:highlight w:val="white"/>
        </w:rPr>
      </w:pPr>
      <w:bookmarkStart w:id="322" w:name="_vb35can0sv74" w:colFirst="0" w:colLast="0"/>
      <w:bookmarkEnd w:id="322"/>
      <w:r>
        <w:rPr>
          <w:rFonts w:ascii="Times New Roman" w:eastAsia="Times New Roman" w:hAnsi="Times New Roman" w:cs="Times New Roman"/>
          <w:color w:val="282828"/>
          <w:sz w:val="28"/>
          <w:szCs w:val="28"/>
          <w:highlight w:val="white"/>
        </w:rPr>
        <w:t>Обоснование и определение бизнес-потребности проекта, целей и задач;</w:t>
      </w:r>
    </w:p>
    <w:p w:rsidR="00550131" w:rsidRDefault="001F1620">
      <w:pPr>
        <w:numPr>
          <w:ilvl w:val="0"/>
          <w:numId w:val="43"/>
        </w:numPr>
        <w:spacing w:after="0" w:line="276" w:lineRule="auto"/>
        <w:jc w:val="both"/>
        <w:rPr>
          <w:rFonts w:ascii="Times New Roman" w:eastAsia="Times New Roman" w:hAnsi="Times New Roman" w:cs="Times New Roman"/>
          <w:color w:val="282828"/>
          <w:sz w:val="28"/>
          <w:szCs w:val="28"/>
          <w:highlight w:val="white"/>
        </w:rPr>
      </w:pPr>
      <w:bookmarkStart w:id="323" w:name="_tuk6zzc7u5fr" w:colFirst="0" w:colLast="0"/>
      <w:bookmarkEnd w:id="323"/>
      <w:r>
        <w:rPr>
          <w:rFonts w:ascii="Times New Roman" w:eastAsia="Times New Roman" w:hAnsi="Times New Roman" w:cs="Times New Roman"/>
          <w:color w:val="282828"/>
          <w:sz w:val="28"/>
          <w:szCs w:val="28"/>
          <w:highlight w:val="white"/>
        </w:rPr>
        <w:t>Описание будущих положительных итогов (выгода, которую получит компания внедрив проект);</w:t>
      </w:r>
    </w:p>
    <w:p w:rsidR="00550131" w:rsidRDefault="001F1620">
      <w:pPr>
        <w:numPr>
          <w:ilvl w:val="0"/>
          <w:numId w:val="43"/>
        </w:numPr>
        <w:spacing w:after="0" w:line="276" w:lineRule="auto"/>
        <w:jc w:val="both"/>
        <w:rPr>
          <w:rFonts w:ascii="Times New Roman" w:eastAsia="Times New Roman" w:hAnsi="Times New Roman" w:cs="Times New Roman"/>
          <w:color w:val="282828"/>
          <w:sz w:val="28"/>
          <w:szCs w:val="28"/>
          <w:highlight w:val="white"/>
        </w:rPr>
      </w:pPr>
      <w:bookmarkStart w:id="324" w:name="_7r18p0ohr302" w:colFirst="0" w:colLast="0"/>
      <w:bookmarkEnd w:id="324"/>
      <w:r>
        <w:rPr>
          <w:rFonts w:ascii="Times New Roman" w:eastAsia="Times New Roman" w:hAnsi="Times New Roman" w:cs="Times New Roman"/>
          <w:color w:val="282828"/>
          <w:sz w:val="28"/>
          <w:szCs w:val="28"/>
          <w:highlight w:val="white"/>
        </w:rPr>
        <w:t>Выявление и формулировка бизнес-требований, пользовательских требований, функциональных требований;</w:t>
      </w:r>
    </w:p>
    <w:p w:rsidR="00550131" w:rsidRDefault="001F1620">
      <w:pPr>
        <w:numPr>
          <w:ilvl w:val="0"/>
          <w:numId w:val="43"/>
        </w:numPr>
        <w:spacing w:after="0" w:line="276" w:lineRule="auto"/>
        <w:jc w:val="both"/>
        <w:rPr>
          <w:rFonts w:ascii="Times New Roman" w:eastAsia="Times New Roman" w:hAnsi="Times New Roman" w:cs="Times New Roman"/>
          <w:color w:val="282828"/>
          <w:sz w:val="28"/>
          <w:szCs w:val="28"/>
          <w:highlight w:val="white"/>
        </w:rPr>
      </w:pPr>
      <w:bookmarkStart w:id="325" w:name="_hldwjpokj2hd" w:colFirst="0" w:colLast="0"/>
      <w:bookmarkEnd w:id="325"/>
      <w:r>
        <w:rPr>
          <w:rFonts w:ascii="Times New Roman" w:eastAsia="Times New Roman" w:hAnsi="Times New Roman" w:cs="Times New Roman"/>
          <w:color w:val="282828"/>
          <w:sz w:val="28"/>
          <w:szCs w:val="28"/>
          <w:highlight w:val="white"/>
        </w:rPr>
        <w:t>Планирование сроков реализации ПО.</w:t>
      </w:r>
    </w:p>
    <w:p w:rsidR="00550131" w:rsidRDefault="001F1620">
      <w:pPr>
        <w:spacing w:after="0" w:line="276" w:lineRule="auto"/>
        <w:ind w:firstLine="720"/>
        <w:jc w:val="both"/>
        <w:rPr>
          <w:rFonts w:ascii="Times New Roman" w:eastAsia="Times New Roman" w:hAnsi="Times New Roman" w:cs="Times New Roman"/>
          <w:i/>
          <w:color w:val="282828"/>
          <w:sz w:val="28"/>
          <w:szCs w:val="28"/>
          <w:highlight w:val="white"/>
        </w:rPr>
      </w:pPr>
      <w:bookmarkStart w:id="326" w:name="_8j55vyrg8hvd" w:colFirst="0" w:colLast="0"/>
      <w:bookmarkEnd w:id="326"/>
      <w:r>
        <w:rPr>
          <w:rFonts w:ascii="Times New Roman" w:eastAsia="Times New Roman" w:hAnsi="Times New Roman" w:cs="Times New Roman"/>
          <w:i/>
          <w:color w:val="282828"/>
          <w:sz w:val="28"/>
          <w:szCs w:val="28"/>
          <w:highlight w:val="white"/>
        </w:rPr>
        <w:t xml:space="preserve">Разработчик БД </w:t>
      </w:r>
    </w:p>
    <w:p w:rsidR="00550131" w:rsidRDefault="001F1620">
      <w:pPr>
        <w:numPr>
          <w:ilvl w:val="0"/>
          <w:numId w:val="33"/>
        </w:numPr>
        <w:spacing w:after="0" w:line="276" w:lineRule="auto"/>
        <w:jc w:val="both"/>
        <w:rPr>
          <w:rFonts w:ascii="Times New Roman" w:eastAsia="Times New Roman" w:hAnsi="Times New Roman" w:cs="Times New Roman"/>
          <w:color w:val="282828"/>
          <w:sz w:val="28"/>
          <w:szCs w:val="28"/>
          <w:highlight w:val="white"/>
        </w:rPr>
      </w:pPr>
      <w:bookmarkStart w:id="327" w:name="_qc8eyhvxnqun" w:colFirst="0" w:colLast="0"/>
      <w:bookmarkEnd w:id="327"/>
      <w:r>
        <w:rPr>
          <w:rFonts w:ascii="Times New Roman" w:eastAsia="Times New Roman" w:hAnsi="Times New Roman" w:cs="Times New Roman"/>
          <w:color w:val="282828"/>
          <w:sz w:val="28"/>
          <w:szCs w:val="28"/>
          <w:highlight w:val="white"/>
        </w:rPr>
        <w:t>Проектирование БД “Опыт реализованных проектов”;</w:t>
      </w:r>
    </w:p>
    <w:p w:rsidR="00550131" w:rsidRDefault="001F1620">
      <w:pPr>
        <w:numPr>
          <w:ilvl w:val="0"/>
          <w:numId w:val="33"/>
        </w:numPr>
        <w:spacing w:after="0" w:line="276" w:lineRule="auto"/>
        <w:jc w:val="both"/>
        <w:rPr>
          <w:rFonts w:ascii="Times New Roman" w:eastAsia="Times New Roman" w:hAnsi="Times New Roman" w:cs="Times New Roman"/>
          <w:color w:val="282828"/>
          <w:sz w:val="28"/>
          <w:szCs w:val="28"/>
          <w:highlight w:val="white"/>
        </w:rPr>
      </w:pPr>
      <w:bookmarkStart w:id="328" w:name="_yx2jbw40nr3n" w:colFirst="0" w:colLast="0"/>
      <w:bookmarkEnd w:id="328"/>
      <w:r>
        <w:rPr>
          <w:rFonts w:ascii="Times New Roman" w:eastAsia="Times New Roman" w:hAnsi="Times New Roman" w:cs="Times New Roman"/>
          <w:color w:val="282828"/>
          <w:sz w:val="28"/>
          <w:szCs w:val="28"/>
          <w:highlight w:val="white"/>
        </w:rPr>
        <w:t>Разработка БД “Опыт реализованных проектов”;</w:t>
      </w:r>
    </w:p>
    <w:p w:rsidR="00550131" w:rsidRDefault="001F1620">
      <w:pPr>
        <w:numPr>
          <w:ilvl w:val="0"/>
          <w:numId w:val="33"/>
        </w:numPr>
        <w:spacing w:after="0" w:line="276" w:lineRule="auto"/>
        <w:jc w:val="both"/>
        <w:rPr>
          <w:rFonts w:ascii="Times New Roman" w:eastAsia="Times New Roman" w:hAnsi="Times New Roman" w:cs="Times New Roman"/>
          <w:color w:val="282828"/>
          <w:sz w:val="28"/>
          <w:szCs w:val="28"/>
          <w:highlight w:val="white"/>
        </w:rPr>
      </w:pPr>
      <w:bookmarkStart w:id="329" w:name="_ljghw729zpno" w:colFirst="0" w:colLast="0"/>
      <w:bookmarkEnd w:id="329"/>
      <w:r>
        <w:rPr>
          <w:rFonts w:ascii="Times New Roman" w:eastAsia="Times New Roman" w:hAnsi="Times New Roman" w:cs="Times New Roman"/>
          <w:color w:val="282828"/>
          <w:sz w:val="28"/>
          <w:szCs w:val="28"/>
          <w:highlight w:val="white"/>
        </w:rPr>
        <w:t>Исправление ошибок на этапе разработки;</w:t>
      </w:r>
    </w:p>
    <w:p w:rsidR="00550131" w:rsidRDefault="001F1620">
      <w:pPr>
        <w:numPr>
          <w:ilvl w:val="0"/>
          <w:numId w:val="33"/>
        </w:numPr>
        <w:spacing w:after="0" w:line="276" w:lineRule="auto"/>
        <w:jc w:val="both"/>
        <w:rPr>
          <w:rFonts w:ascii="Times New Roman" w:eastAsia="Times New Roman" w:hAnsi="Times New Roman" w:cs="Times New Roman"/>
          <w:color w:val="282828"/>
          <w:sz w:val="28"/>
          <w:szCs w:val="28"/>
          <w:highlight w:val="white"/>
        </w:rPr>
      </w:pPr>
      <w:bookmarkStart w:id="330" w:name="_iv6pkge6rzd1" w:colFirst="0" w:colLast="0"/>
      <w:bookmarkEnd w:id="330"/>
      <w:r>
        <w:rPr>
          <w:rFonts w:ascii="Times New Roman" w:eastAsia="Times New Roman" w:hAnsi="Times New Roman" w:cs="Times New Roman"/>
          <w:color w:val="282828"/>
          <w:sz w:val="28"/>
          <w:szCs w:val="28"/>
          <w:highlight w:val="white"/>
        </w:rPr>
        <w:t>Внедрение и сопровождение БД “Опыт реализованных проектов”.</w:t>
      </w:r>
    </w:p>
    <w:p w:rsidR="00550131" w:rsidRDefault="001F1620">
      <w:pPr>
        <w:spacing w:after="0" w:line="276" w:lineRule="auto"/>
        <w:ind w:firstLine="720"/>
        <w:jc w:val="both"/>
        <w:rPr>
          <w:rFonts w:ascii="Times New Roman" w:eastAsia="Times New Roman" w:hAnsi="Times New Roman" w:cs="Times New Roman"/>
          <w:i/>
          <w:color w:val="282828"/>
          <w:sz w:val="28"/>
          <w:szCs w:val="28"/>
          <w:highlight w:val="white"/>
        </w:rPr>
      </w:pPr>
      <w:bookmarkStart w:id="331" w:name="_f7ryi8inoe60" w:colFirst="0" w:colLast="0"/>
      <w:bookmarkEnd w:id="331"/>
      <w:r>
        <w:rPr>
          <w:rFonts w:ascii="Times New Roman" w:eastAsia="Times New Roman" w:hAnsi="Times New Roman" w:cs="Times New Roman"/>
          <w:i/>
          <w:color w:val="282828"/>
          <w:sz w:val="28"/>
          <w:szCs w:val="28"/>
          <w:highlight w:val="white"/>
        </w:rPr>
        <w:t xml:space="preserve">Dot.Net разработчик </w:t>
      </w:r>
    </w:p>
    <w:p w:rsidR="00550131" w:rsidRDefault="001F1620">
      <w:pPr>
        <w:numPr>
          <w:ilvl w:val="0"/>
          <w:numId w:val="37"/>
        </w:numPr>
        <w:spacing w:after="0" w:line="276" w:lineRule="auto"/>
        <w:jc w:val="both"/>
        <w:rPr>
          <w:rFonts w:ascii="Times New Roman" w:eastAsia="Times New Roman" w:hAnsi="Times New Roman" w:cs="Times New Roman"/>
          <w:color w:val="282828"/>
          <w:sz w:val="28"/>
          <w:szCs w:val="28"/>
          <w:highlight w:val="white"/>
        </w:rPr>
      </w:pPr>
      <w:bookmarkStart w:id="332" w:name="_elgk7pa73bfs" w:colFirst="0" w:colLast="0"/>
      <w:bookmarkEnd w:id="332"/>
      <w:r>
        <w:rPr>
          <w:rFonts w:ascii="Times New Roman" w:eastAsia="Times New Roman" w:hAnsi="Times New Roman" w:cs="Times New Roman"/>
          <w:color w:val="282828"/>
          <w:sz w:val="28"/>
          <w:szCs w:val="28"/>
          <w:highlight w:val="white"/>
        </w:rPr>
        <w:t xml:space="preserve">Проектирование архитектуры Веб-приложения; </w:t>
      </w:r>
    </w:p>
    <w:p w:rsidR="00550131" w:rsidRDefault="001F1620">
      <w:pPr>
        <w:numPr>
          <w:ilvl w:val="0"/>
          <w:numId w:val="37"/>
        </w:numPr>
        <w:spacing w:after="0" w:line="276" w:lineRule="auto"/>
        <w:jc w:val="both"/>
        <w:rPr>
          <w:rFonts w:ascii="Times New Roman" w:eastAsia="Times New Roman" w:hAnsi="Times New Roman" w:cs="Times New Roman"/>
          <w:color w:val="282828"/>
          <w:sz w:val="28"/>
          <w:szCs w:val="28"/>
          <w:highlight w:val="white"/>
        </w:rPr>
      </w:pPr>
      <w:bookmarkStart w:id="333" w:name="_hn45nn87lmxg" w:colFirst="0" w:colLast="0"/>
      <w:bookmarkEnd w:id="333"/>
      <w:r>
        <w:rPr>
          <w:rFonts w:ascii="Times New Roman" w:eastAsia="Times New Roman" w:hAnsi="Times New Roman" w:cs="Times New Roman"/>
          <w:color w:val="282828"/>
          <w:sz w:val="28"/>
          <w:szCs w:val="28"/>
          <w:highlight w:val="white"/>
        </w:rPr>
        <w:t xml:space="preserve">Разработка приложения; </w:t>
      </w:r>
    </w:p>
    <w:p w:rsidR="00550131" w:rsidRDefault="001F1620">
      <w:pPr>
        <w:numPr>
          <w:ilvl w:val="0"/>
          <w:numId w:val="37"/>
        </w:numPr>
        <w:spacing w:after="0" w:line="276" w:lineRule="auto"/>
        <w:jc w:val="both"/>
        <w:rPr>
          <w:rFonts w:ascii="Times New Roman" w:eastAsia="Times New Roman" w:hAnsi="Times New Roman" w:cs="Times New Roman"/>
          <w:color w:val="282828"/>
          <w:sz w:val="28"/>
          <w:szCs w:val="28"/>
          <w:highlight w:val="white"/>
        </w:rPr>
      </w:pPr>
      <w:bookmarkStart w:id="334" w:name="_2wxx2l936k39" w:colFirst="0" w:colLast="0"/>
      <w:bookmarkEnd w:id="334"/>
      <w:r>
        <w:rPr>
          <w:rFonts w:ascii="Times New Roman" w:eastAsia="Times New Roman" w:hAnsi="Times New Roman" w:cs="Times New Roman"/>
          <w:color w:val="282828"/>
          <w:sz w:val="28"/>
          <w:szCs w:val="28"/>
          <w:highlight w:val="white"/>
        </w:rPr>
        <w:t>Разработка клиент-серверной стороны (API);</w:t>
      </w:r>
    </w:p>
    <w:p w:rsidR="00550131" w:rsidRDefault="001F1620">
      <w:pPr>
        <w:numPr>
          <w:ilvl w:val="0"/>
          <w:numId w:val="37"/>
        </w:numPr>
        <w:spacing w:after="0" w:line="276" w:lineRule="auto"/>
        <w:jc w:val="both"/>
        <w:rPr>
          <w:rFonts w:ascii="Times New Roman" w:eastAsia="Times New Roman" w:hAnsi="Times New Roman" w:cs="Times New Roman"/>
          <w:color w:val="282828"/>
          <w:sz w:val="28"/>
          <w:szCs w:val="28"/>
          <w:highlight w:val="white"/>
        </w:rPr>
      </w:pPr>
      <w:bookmarkStart w:id="335" w:name="_vqdmx89x9whq" w:colFirst="0" w:colLast="0"/>
      <w:bookmarkEnd w:id="335"/>
      <w:r>
        <w:rPr>
          <w:rFonts w:ascii="Times New Roman" w:eastAsia="Times New Roman" w:hAnsi="Times New Roman" w:cs="Times New Roman"/>
          <w:color w:val="282828"/>
          <w:sz w:val="28"/>
          <w:szCs w:val="28"/>
          <w:highlight w:val="white"/>
        </w:rPr>
        <w:t>Исправление ошибок на этапе разработки;</w:t>
      </w:r>
    </w:p>
    <w:p w:rsidR="00550131" w:rsidRDefault="001F1620">
      <w:pPr>
        <w:numPr>
          <w:ilvl w:val="0"/>
          <w:numId w:val="37"/>
        </w:numPr>
        <w:spacing w:after="0" w:line="276" w:lineRule="auto"/>
        <w:jc w:val="both"/>
        <w:rPr>
          <w:rFonts w:ascii="Times New Roman" w:eastAsia="Times New Roman" w:hAnsi="Times New Roman" w:cs="Times New Roman"/>
          <w:color w:val="282828"/>
          <w:sz w:val="28"/>
          <w:szCs w:val="28"/>
          <w:highlight w:val="white"/>
        </w:rPr>
      </w:pPr>
      <w:bookmarkStart w:id="336" w:name="_m733k0zf69ve" w:colFirst="0" w:colLast="0"/>
      <w:bookmarkEnd w:id="336"/>
      <w:r>
        <w:rPr>
          <w:rFonts w:ascii="Times New Roman" w:eastAsia="Times New Roman" w:hAnsi="Times New Roman" w:cs="Times New Roman"/>
          <w:color w:val="282828"/>
          <w:sz w:val="28"/>
          <w:szCs w:val="28"/>
          <w:highlight w:val="white"/>
        </w:rPr>
        <w:t xml:space="preserve">Внедрение и сопровождение. </w:t>
      </w:r>
    </w:p>
    <w:p w:rsidR="00550131" w:rsidRDefault="001F1620">
      <w:pPr>
        <w:spacing w:after="0" w:line="276" w:lineRule="auto"/>
        <w:ind w:firstLine="720"/>
        <w:jc w:val="both"/>
        <w:rPr>
          <w:rFonts w:ascii="Times New Roman" w:eastAsia="Times New Roman" w:hAnsi="Times New Roman" w:cs="Times New Roman"/>
          <w:i/>
          <w:color w:val="282828"/>
          <w:sz w:val="28"/>
          <w:szCs w:val="28"/>
          <w:highlight w:val="white"/>
        </w:rPr>
      </w:pPr>
      <w:bookmarkStart w:id="337" w:name="_dlxji6lqy5b0" w:colFirst="0" w:colLast="0"/>
      <w:bookmarkEnd w:id="337"/>
      <w:r>
        <w:rPr>
          <w:rFonts w:ascii="Times New Roman" w:eastAsia="Times New Roman" w:hAnsi="Times New Roman" w:cs="Times New Roman"/>
          <w:i/>
          <w:color w:val="282828"/>
          <w:sz w:val="28"/>
          <w:szCs w:val="28"/>
          <w:highlight w:val="white"/>
        </w:rPr>
        <w:t xml:space="preserve">Тестировщик </w:t>
      </w:r>
    </w:p>
    <w:p w:rsidR="00550131" w:rsidRDefault="001F1620">
      <w:pPr>
        <w:numPr>
          <w:ilvl w:val="0"/>
          <w:numId w:val="42"/>
        </w:numPr>
        <w:spacing w:after="0" w:line="276" w:lineRule="auto"/>
        <w:jc w:val="both"/>
        <w:rPr>
          <w:rFonts w:ascii="Times New Roman" w:eastAsia="Times New Roman" w:hAnsi="Times New Roman" w:cs="Times New Roman"/>
          <w:color w:val="282828"/>
          <w:sz w:val="28"/>
          <w:szCs w:val="28"/>
          <w:highlight w:val="white"/>
        </w:rPr>
      </w:pPr>
      <w:bookmarkStart w:id="338" w:name="_mrei7aw20ry9" w:colFirst="0" w:colLast="0"/>
      <w:bookmarkEnd w:id="338"/>
      <w:r>
        <w:rPr>
          <w:rFonts w:ascii="Times New Roman" w:eastAsia="Times New Roman" w:hAnsi="Times New Roman" w:cs="Times New Roman"/>
          <w:color w:val="282828"/>
          <w:sz w:val="28"/>
          <w:szCs w:val="28"/>
          <w:highlight w:val="white"/>
        </w:rPr>
        <w:t>Тестирование основного функционала (Все виды тестирования для веб приложений);</w:t>
      </w:r>
    </w:p>
    <w:p w:rsidR="00550131" w:rsidRDefault="001F1620">
      <w:pPr>
        <w:numPr>
          <w:ilvl w:val="0"/>
          <w:numId w:val="42"/>
        </w:numPr>
        <w:spacing w:after="0" w:line="276" w:lineRule="auto"/>
        <w:jc w:val="both"/>
        <w:rPr>
          <w:rFonts w:ascii="Times New Roman" w:eastAsia="Times New Roman" w:hAnsi="Times New Roman" w:cs="Times New Roman"/>
          <w:color w:val="282828"/>
          <w:sz w:val="28"/>
          <w:szCs w:val="28"/>
          <w:highlight w:val="white"/>
        </w:rPr>
      </w:pPr>
      <w:bookmarkStart w:id="339" w:name="_6jdi1cug037x" w:colFirst="0" w:colLast="0"/>
      <w:bookmarkEnd w:id="339"/>
      <w:r>
        <w:rPr>
          <w:rFonts w:ascii="Times New Roman" w:eastAsia="Times New Roman" w:hAnsi="Times New Roman" w:cs="Times New Roman"/>
          <w:color w:val="282828"/>
          <w:sz w:val="28"/>
          <w:szCs w:val="28"/>
          <w:highlight w:val="white"/>
        </w:rPr>
        <w:t>Ведение ошибок разработки и их документация;</w:t>
      </w:r>
    </w:p>
    <w:p w:rsidR="00550131" w:rsidRDefault="001F1620">
      <w:pPr>
        <w:numPr>
          <w:ilvl w:val="0"/>
          <w:numId w:val="42"/>
        </w:numPr>
        <w:spacing w:after="0" w:line="276" w:lineRule="auto"/>
        <w:jc w:val="both"/>
        <w:rPr>
          <w:rFonts w:ascii="Times New Roman" w:eastAsia="Times New Roman" w:hAnsi="Times New Roman" w:cs="Times New Roman"/>
          <w:color w:val="282828"/>
          <w:sz w:val="28"/>
          <w:szCs w:val="28"/>
          <w:highlight w:val="white"/>
        </w:rPr>
      </w:pPr>
      <w:bookmarkStart w:id="340" w:name="_t7favukwqitd" w:colFirst="0" w:colLast="0"/>
      <w:bookmarkEnd w:id="340"/>
      <w:r>
        <w:rPr>
          <w:rFonts w:ascii="Times New Roman" w:eastAsia="Times New Roman" w:hAnsi="Times New Roman" w:cs="Times New Roman"/>
          <w:color w:val="282828"/>
          <w:sz w:val="28"/>
          <w:szCs w:val="28"/>
          <w:highlight w:val="white"/>
        </w:rPr>
        <w:t>Наблюдение и контроль процессов разработки и тестирование;</w:t>
      </w:r>
    </w:p>
    <w:p w:rsidR="00550131" w:rsidRDefault="001F1620">
      <w:pPr>
        <w:numPr>
          <w:ilvl w:val="0"/>
          <w:numId w:val="42"/>
        </w:numPr>
        <w:spacing w:after="0" w:line="276" w:lineRule="auto"/>
        <w:jc w:val="both"/>
        <w:rPr>
          <w:rFonts w:ascii="Times New Roman" w:eastAsia="Times New Roman" w:hAnsi="Times New Roman" w:cs="Times New Roman"/>
          <w:color w:val="282828"/>
          <w:sz w:val="28"/>
          <w:szCs w:val="28"/>
          <w:highlight w:val="white"/>
        </w:rPr>
      </w:pPr>
      <w:bookmarkStart w:id="341" w:name="_bkwxyj87rstd" w:colFirst="0" w:colLast="0"/>
      <w:bookmarkEnd w:id="341"/>
      <w:r>
        <w:rPr>
          <w:rFonts w:ascii="Times New Roman" w:eastAsia="Times New Roman" w:hAnsi="Times New Roman" w:cs="Times New Roman"/>
          <w:color w:val="282828"/>
          <w:sz w:val="28"/>
          <w:szCs w:val="28"/>
          <w:highlight w:val="white"/>
        </w:rPr>
        <w:t>Ведение отчетности по итерациям перед Тимлидом/бизнес-аналитиком.</w:t>
      </w:r>
    </w:p>
    <w:p w:rsidR="00550131" w:rsidRDefault="001F1620">
      <w:pPr>
        <w:spacing w:after="0" w:line="360" w:lineRule="auto"/>
        <w:ind w:firstLine="720"/>
        <w:jc w:val="both"/>
        <w:rPr>
          <w:rFonts w:ascii="Times New Roman" w:eastAsia="Times New Roman" w:hAnsi="Times New Roman" w:cs="Times New Roman"/>
          <w:color w:val="282828"/>
          <w:sz w:val="28"/>
          <w:szCs w:val="28"/>
          <w:highlight w:val="white"/>
        </w:rPr>
      </w:pPr>
      <w:bookmarkStart w:id="342" w:name="_dg8cms184rnw" w:colFirst="0" w:colLast="0"/>
      <w:bookmarkEnd w:id="342"/>
      <w:r>
        <w:rPr>
          <w:rFonts w:ascii="Times New Roman" w:eastAsia="Times New Roman" w:hAnsi="Times New Roman" w:cs="Times New Roman"/>
          <w:color w:val="282828"/>
          <w:sz w:val="28"/>
          <w:szCs w:val="28"/>
          <w:highlight w:val="white"/>
        </w:rPr>
        <w:t>Поток информации между командой разработки представлен на рисунке 3.1</w:t>
      </w:r>
      <w:r w:rsidR="004F6921">
        <w:rPr>
          <w:rFonts w:ascii="Times New Roman" w:eastAsia="Times New Roman" w:hAnsi="Times New Roman" w:cs="Times New Roman"/>
          <w:color w:val="282828"/>
          <w:sz w:val="28"/>
          <w:szCs w:val="28"/>
          <w:highlight w:val="white"/>
        </w:rPr>
        <w:t>1</w:t>
      </w:r>
      <w:r>
        <w:rPr>
          <w:rFonts w:ascii="Times New Roman" w:eastAsia="Times New Roman" w:hAnsi="Times New Roman" w:cs="Times New Roman"/>
          <w:color w:val="282828"/>
          <w:sz w:val="28"/>
          <w:szCs w:val="28"/>
          <w:highlight w:val="white"/>
        </w:rPr>
        <w:t>.</w:t>
      </w:r>
    </w:p>
    <w:p w:rsidR="00550131" w:rsidRDefault="001F1620">
      <w:pPr>
        <w:spacing w:after="0" w:line="360" w:lineRule="auto"/>
        <w:jc w:val="center"/>
        <w:rPr>
          <w:rFonts w:ascii="Times New Roman" w:eastAsia="Times New Roman" w:hAnsi="Times New Roman" w:cs="Times New Roman"/>
          <w:color w:val="282828"/>
          <w:sz w:val="28"/>
          <w:szCs w:val="28"/>
          <w:highlight w:val="white"/>
        </w:rPr>
      </w:pPr>
      <w:bookmarkStart w:id="343" w:name="_22v3jid4xm0n" w:colFirst="0" w:colLast="0"/>
      <w:bookmarkEnd w:id="343"/>
      <w:r>
        <w:rPr>
          <w:rFonts w:ascii="Times New Roman" w:eastAsia="Times New Roman" w:hAnsi="Times New Roman" w:cs="Times New Roman"/>
          <w:noProof/>
          <w:color w:val="282828"/>
          <w:sz w:val="28"/>
          <w:szCs w:val="28"/>
          <w:highlight w:val="white"/>
          <w:lang w:val="be-BY" w:eastAsia="be-BY"/>
        </w:rPr>
        <w:lastRenderedPageBreak/>
        <w:drawing>
          <wp:inline distT="19050" distB="19050" distL="19050" distR="19050">
            <wp:extent cx="4812650" cy="337527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812650" cy="3375276"/>
                    </a:xfrm>
                    <a:prstGeom prst="rect">
                      <a:avLst/>
                    </a:prstGeom>
                    <a:ln/>
                  </pic:spPr>
                </pic:pic>
              </a:graphicData>
            </a:graphic>
          </wp:inline>
        </w:drawing>
      </w:r>
    </w:p>
    <w:p w:rsidR="00D554B0" w:rsidRDefault="00D554B0">
      <w:pPr>
        <w:spacing w:after="0" w:line="360" w:lineRule="auto"/>
        <w:jc w:val="center"/>
        <w:rPr>
          <w:rFonts w:ascii="Times New Roman" w:eastAsia="Times New Roman" w:hAnsi="Times New Roman" w:cs="Times New Roman"/>
          <w:color w:val="282828"/>
          <w:sz w:val="28"/>
          <w:szCs w:val="28"/>
          <w:highlight w:val="white"/>
        </w:rPr>
      </w:pPr>
    </w:p>
    <w:p w:rsidR="00550131" w:rsidRDefault="001F1620" w:rsidP="00D554B0">
      <w:pPr>
        <w:spacing w:after="0" w:line="276" w:lineRule="auto"/>
        <w:jc w:val="center"/>
        <w:rPr>
          <w:rFonts w:ascii="Times New Roman" w:eastAsia="Times New Roman" w:hAnsi="Times New Roman" w:cs="Times New Roman"/>
          <w:b/>
          <w:color w:val="282828"/>
          <w:sz w:val="28"/>
          <w:szCs w:val="28"/>
          <w:highlight w:val="white"/>
        </w:rPr>
      </w:pPr>
      <w:r>
        <w:rPr>
          <w:rFonts w:ascii="Times New Roman" w:eastAsia="Times New Roman" w:hAnsi="Times New Roman" w:cs="Times New Roman"/>
          <w:b/>
          <w:color w:val="282828"/>
          <w:sz w:val="24"/>
          <w:szCs w:val="24"/>
          <w:highlight w:val="white"/>
        </w:rPr>
        <w:t>Рисунок 3.</w:t>
      </w:r>
      <w:r w:rsidR="004F6921">
        <w:rPr>
          <w:rFonts w:ascii="Times New Roman" w:eastAsia="Times New Roman" w:hAnsi="Times New Roman" w:cs="Times New Roman"/>
          <w:b/>
          <w:color w:val="282828"/>
          <w:sz w:val="24"/>
          <w:szCs w:val="24"/>
          <w:highlight w:val="white"/>
        </w:rPr>
        <w:t>11</w:t>
      </w:r>
      <w:r>
        <w:rPr>
          <w:rFonts w:ascii="Times New Roman" w:eastAsia="Times New Roman" w:hAnsi="Times New Roman" w:cs="Times New Roman"/>
          <w:b/>
          <w:color w:val="282828"/>
          <w:sz w:val="24"/>
          <w:szCs w:val="24"/>
          <w:highlight w:val="white"/>
        </w:rPr>
        <w:t xml:space="preserve"> – </w:t>
      </w:r>
      <w:r>
        <w:rPr>
          <w:rFonts w:ascii="Times New Roman" w:eastAsia="Times New Roman" w:hAnsi="Times New Roman" w:cs="Times New Roman"/>
          <w:b/>
          <w:color w:val="282828"/>
          <w:sz w:val="28"/>
          <w:szCs w:val="28"/>
          <w:highlight w:val="white"/>
        </w:rPr>
        <w:t>Схема “Поток информации между командой разработки”</w:t>
      </w:r>
    </w:p>
    <w:p w:rsidR="00550131" w:rsidRDefault="001F1620" w:rsidP="00D554B0">
      <w:pPr>
        <w:spacing w:after="0" w:line="276" w:lineRule="auto"/>
        <w:jc w:val="center"/>
        <w:rPr>
          <w:rFonts w:ascii="Times New Roman" w:eastAsia="Times New Roman" w:hAnsi="Times New Roman" w:cs="Times New Roman"/>
          <w:color w:val="282828"/>
          <w:sz w:val="28"/>
          <w:szCs w:val="28"/>
          <w:highlight w:val="white"/>
        </w:rPr>
      </w:pPr>
      <w:bookmarkStart w:id="344" w:name="_1rf9gpq" w:colFirst="0" w:colLast="0"/>
      <w:bookmarkEnd w:id="344"/>
      <w:r>
        <w:rPr>
          <w:rFonts w:ascii="Times New Roman" w:eastAsia="Times New Roman" w:hAnsi="Times New Roman" w:cs="Times New Roman"/>
          <w:b/>
          <w:color w:val="282828"/>
          <w:sz w:val="28"/>
          <w:szCs w:val="28"/>
          <w:highlight w:val="white"/>
        </w:rPr>
        <w:t>Источник: собственная разработка автора</w:t>
      </w:r>
    </w:p>
    <w:p w:rsidR="00550131" w:rsidRDefault="00550131">
      <w:pPr>
        <w:spacing w:after="0" w:line="276" w:lineRule="auto"/>
        <w:ind w:firstLine="720"/>
        <w:jc w:val="both"/>
        <w:rPr>
          <w:rFonts w:ascii="Times New Roman" w:eastAsia="Times New Roman" w:hAnsi="Times New Roman" w:cs="Times New Roman"/>
          <w:color w:val="282828"/>
          <w:sz w:val="28"/>
          <w:szCs w:val="28"/>
          <w:highlight w:val="white"/>
        </w:rPr>
      </w:pPr>
      <w:bookmarkStart w:id="345" w:name="_mw4au3jm1ob4" w:colFirst="0" w:colLast="0"/>
      <w:bookmarkEnd w:id="345"/>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346" w:name="_s1jndqldlgq2" w:colFirst="0" w:colLast="0"/>
      <w:bookmarkEnd w:id="346"/>
      <w:r>
        <w:rPr>
          <w:rFonts w:ascii="Times New Roman" w:eastAsia="Times New Roman" w:hAnsi="Times New Roman" w:cs="Times New Roman"/>
          <w:color w:val="282828"/>
          <w:sz w:val="28"/>
          <w:szCs w:val="28"/>
          <w:highlight w:val="white"/>
        </w:rPr>
        <w:t>Типы потоков информации между бизнес-аналитиком и командой разработчиков:</w:t>
      </w:r>
    </w:p>
    <w:p w:rsidR="00550131" w:rsidRDefault="001F1620">
      <w:pPr>
        <w:numPr>
          <w:ilvl w:val="0"/>
          <w:numId w:val="26"/>
        </w:numPr>
        <w:spacing w:after="0" w:line="276" w:lineRule="auto"/>
        <w:jc w:val="both"/>
        <w:rPr>
          <w:rFonts w:ascii="Times New Roman" w:eastAsia="Times New Roman" w:hAnsi="Times New Roman" w:cs="Times New Roman"/>
          <w:color w:val="282828"/>
          <w:sz w:val="28"/>
          <w:szCs w:val="28"/>
          <w:highlight w:val="white"/>
        </w:rPr>
      </w:pPr>
      <w:bookmarkStart w:id="347" w:name="_c80qrgho4myp" w:colFirst="0" w:colLast="0"/>
      <w:bookmarkEnd w:id="347"/>
      <w:r>
        <w:rPr>
          <w:rFonts w:ascii="Times New Roman" w:eastAsia="Times New Roman" w:hAnsi="Times New Roman" w:cs="Times New Roman"/>
          <w:color w:val="282828"/>
          <w:sz w:val="28"/>
          <w:szCs w:val="28"/>
          <w:highlight w:val="white"/>
        </w:rPr>
        <w:t>Цель и задачи проекта (документация)</w:t>
      </w:r>
    </w:p>
    <w:p w:rsidR="00550131" w:rsidRDefault="001F1620">
      <w:pPr>
        <w:numPr>
          <w:ilvl w:val="0"/>
          <w:numId w:val="26"/>
        </w:numPr>
        <w:spacing w:after="0" w:line="276" w:lineRule="auto"/>
        <w:jc w:val="both"/>
        <w:rPr>
          <w:rFonts w:ascii="Times New Roman" w:eastAsia="Times New Roman" w:hAnsi="Times New Roman" w:cs="Times New Roman"/>
          <w:color w:val="282828"/>
          <w:sz w:val="28"/>
          <w:szCs w:val="28"/>
          <w:highlight w:val="white"/>
        </w:rPr>
      </w:pPr>
      <w:bookmarkStart w:id="348" w:name="_4v3e9kcegyzm" w:colFirst="0" w:colLast="0"/>
      <w:bookmarkEnd w:id="348"/>
      <w:r>
        <w:rPr>
          <w:rFonts w:ascii="Times New Roman" w:eastAsia="Times New Roman" w:hAnsi="Times New Roman" w:cs="Times New Roman"/>
          <w:color w:val="282828"/>
          <w:sz w:val="28"/>
          <w:szCs w:val="28"/>
          <w:highlight w:val="white"/>
        </w:rPr>
        <w:t>Требования и их доработка (документация)</w:t>
      </w:r>
    </w:p>
    <w:p w:rsidR="00550131" w:rsidRDefault="001F1620">
      <w:pPr>
        <w:numPr>
          <w:ilvl w:val="0"/>
          <w:numId w:val="26"/>
        </w:numPr>
        <w:spacing w:after="0" w:line="276" w:lineRule="auto"/>
        <w:jc w:val="both"/>
        <w:rPr>
          <w:rFonts w:ascii="Times New Roman" w:eastAsia="Times New Roman" w:hAnsi="Times New Roman" w:cs="Times New Roman"/>
          <w:color w:val="282828"/>
          <w:sz w:val="28"/>
          <w:szCs w:val="28"/>
          <w:highlight w:val="white"/>
        </w:rPr>
      </w:pPr>
      <w:bookmarkStart w:id="349" w:name="_qc07qzqan0ce" w:colFirst="0" w:colLast="0"/>
      <w:bookmarkEnd w:id="349"/>
      <w:r>
        <w:rPr>
          <w:rFonts w:ascii="Times New Roman" w:eastAsia="Times New Roman" w:hAnsi="Times New Roman" w:cs="Times New Roman"/>
          <w:color w:val="282828"/>
          <w:sz w:val="28"/>
          <w:szCs w:val="28"/>
          <w:highlight w:val="white"/>
        </w:rPr>
        <w:t>План итераций и временные эстимации (документация)</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350" w:name="_pkccp0twax2w" w:colFirst="0" w:colLast="0"/>
      <w:bookmarkEnd w:id="350"/>
      <w:r>
        <w:rPr>
          <w:rFonts w:ascii="Times New Roman" w:eastAsia="Times New Roman" w:hAnsi="Times New Roman" w:cs="Times New Roman"/>
          <w:color w:val="282828"/>
          <w:sz w:val="28"/>
          <w:szCs w:val="28"/>
          <w:highlight w:val="white"/>
        </w:rPr>
        <w:t>Между разработчиками и тестировщиками</w:t>
      </w:r>
    </w:p>
    <w:p w:rsidR="00550131" w:rsidRDefault="001F1620">
      <w:pPr>
        <w:numPr>
          <w:ilvl w:val="0"/>
          <w:numId w:val="28"/>
        </w:numPr>
        <w:spacing w:after="0" w:line="276" w:lineRule="auto"/>
        <w:jc w:val="both"/>
        <w:rPr>
          <w:rFonts w:ascii="Times New Roman" w:eastAsia="Times New Roman" w:hAnsi="Times New Roman" w:cs="Times New Roman"/>
          <w:color w:val="282828"/>
          <w:sz w:val="28"/>
          <w:szCs w:val="28"/>
          <w:highlight w:val="white"/>
        </w:rPr>
      </w:pPr>
      <w:bookmarkStart w:id="351" w:name="_pxn6ll4c53dk" w:colFirst="0" w:colLast="0"/>
      <w:bookmarkEnd w:id="351"/>
      <w:r>
        <w:rPr>
          <w:rFonts w:ascii="Times New Roman" w:eastAsia="Times New Roman" w:hAnsi="Times New Roman" w:cs="Times New Roman"/>
          <w:color w:val="282828"/>
          <w:sz w:val="28"/>
          <w:szCs w:val="28"/>
          <w:highlight w:val="white"/>
        </w:rPr>
        <w:t>Требования на улучшение ПО</w:t>
      </w:r>
    </w:p>
    <w:p w:rsidR="00550131" w:rsidRDefault="001F1620">
      <w:pPr>
        <w:numPr>
          <w:ilvl w:val="0"/>
          <w:numId w:val="28"/>
        </w:numPr>
        <w:spacing w:after="0" w:line="276" w:lineRule="auto"/>
        <w:jc w:val="both"/>
        <w:rPr>
          <w:rFonts w:ascii="Times New Roman" w:eastAsia="Times New Roman" w:hAnsi="Times New Roman" w:cs="Times New Roman"/>
          <w:color w:val="282828"/>
          <w:sz w:val="28"/>
          <w:szCs w:val="28"/>
          <w:highlight w:val="white"/>
        </w:rPr>
      </w:pPr>
      <w:bookmarkStart w:id="352" w:name="_uu38939jlxgv" w:colFirst="0" w:colLast="0"/>
      <w:bookmarkEnd w:id="352"/>
      <w:r>
        <w:rPr>
          <w:rFonts w:ascii="Times New Roman" w:eastAsia="Times New Roman" w:hAnsi="Times New Roman" w:cs="Times New Roman"/>
          <w:color w:val="282828"/>
          <w:sz w:val="28"/>
          <w:szCs w:val="28"/>
          <w:highlight w:val="white"/>
        </w:rPr>
        <w:t>Тест-план</w:t>
      </w:r>
    </w:p>
    <w:p w:rsidR="00550131" w:rsidRDefault="001F1620">
      <w:pPr>
        <w:numPr>
          <w:ilvl w:val="0"/>
          <w:numId w:val="28"/>
        </w:numPr>
        <w:spacing w:after="0" w:line="276" w:lineRule="auto"/>
        <w:jc w:val="both"/>
        <w:rPr>
          <w:rFonts w:ascii="Times New Roman" w:eastAsia="Times New Roman" w:hAnsi="Times New Roman" w:cs="Times New Roman"/>
          <w:color w:val="282828"/>
          <w:sz w:val="28"/>
          <w:szCs w:val="28"/>
          <w:highlight w:val="white"/>
        </w:rPr>
      </w:pPr>
      <w:bookmarkStart w:id="353" w:name="_n3j1z4lxzv1" w:colFirst="0" w:colLast="0"/>
      <w:bookmarkEnd w:id="353"/>
      <w:r>
        <w:rPr>
          <w:rFonts w:ascii="Times New Roman" w:eastAsia="Times New Roman" w:hAnsi="Times New Roman" w:cs="Times New Roman"/>
          <w:color w:val="282828"/>
          <w:sz w:val="28"/>
          <w:szCs w:val="28"/>
          <w:highlight w:val="white"/>
        </w:rPr>
        <w:t>Баг репорты</w:t>
      </w:r>
    </w:p>
    <w:p w:rsidR="00550131" w:rsidRDefault="00550131" w:rsidP="00D554B0">
      <w:pPr>
        <w:spacing w:after="0" w:line="276" w:lineRule="auto"/>
        <w:jc w:val="both"/>
        <w:rPr>
          <w:rFonts w:ascii="Times New Roman" w:eastAsia="Times New Roman" w:hAnsi="Times New Roman" w:cs="Times New Roman"/>
          <w:color w:val="282828"/>
          <w:sz w:val="28"/>
          <w:szCs w:val="28"/>
          <w:highlight w:val="white"/>
        </w:rPr>
      </w:pPr>
      <w:bookmarkStart w:id="354" w:name="_8ipy03s3ygns" w:colFirst="0" w:colLast="0"/>
      <w:bookmarkEnd w:id="354"/>
    </w:p>
    <w:p w:rsidR="00550131" w:rsidRDefault="00550131" w:rsidP="00D554B0">
      <w:pPr>
        <w:spacing w:after="0" w:line="276" w:lineRule="auto"/>
        <w:jc w:val="both"/>
        <w:rPr>
          <w:rFonts w:ascii="Times New Roman" w:eastAsia="Times New Roman" w:hAnsi="Times New Roman" w:cs="Times New Roman"/>
          <w:color w:val="282828"/>
          <w:sz w:val="28"/>
          <w:szCs w:val="28"/>
          <w:highlight w:val="white"/>
        </w:rPr>
      </w:pPr>
      <w:bookmarkStart w:id="355" w:name="_njp2r179xa24" w:colFirst="0" w:colLast="0"/>
      <w:bookmarkEnd w:id="355"/>
    </w:p>
    <w:p w:rsidR="00D554B0" w:rsidRDefault="00D554B0" w:rsidP="00D554B0">
      <w:pPr>
        <w:spacing w:after="0" w:line="276" w:lineRule="auto"/>
        <w:jc w:val="both"/>
        <w:rPr>
          <w:rFonts w:ascii="Times New Roman" w:eastAsia="Times New Roman" w:hAnsi="Times New Roman" w:cs="Times New Roman"/>
          <w:color w:val="282828"/>
          <w:sz w:val="28"/>
          <w:szCs w:val="28"/>
          <w:highlight w:val="white"/>
        </w:rPr>
      </w:pPr>
    </w:p>
    <w:p w:rsidR="00550131" w:rsidRDefault="001F1620">
      <w:pPr>
        <w:pStyle w:val="2"/>
        <w:spacing w:line="360" w:lineRule="auto"/>
        <w:ind w:firstLine="720"/>
        <w:rPr>
          <w:rFonts w:ascii="Times New Roman" w:eastAsia="Times New Roman" w:hAnsi="Times New Roman" w:cs="Times New Roman"/>
          <w:b/>
          <w:color w:val="000000"/>
          <w:sz w:val="32"/>
          <w:szCs w:val="32"/>
          <w:highlight w:val="white"/>
        </w:rPr>
      </w:pPr>
      <w:bookmarkStart w:id="356" w:name="_Toc12283070"/>
      <w:r>
        <w:rPr>
          <w:rFonts w:ascii="Times New Roman" w:eastAsia="Times New Roman" w:hAnsi="Times New Roman" w:cs="Times New Roman"/>
          <w:b/>
          <w:color w:val="000000"/>
          <w:sz w:val="32"/>
          <w:szCs w:val="32"/>
          <w:highlight w:val="white"/>
        </w:rPr>
        <w:lastRenderedPageBreak/>
        <w:t xml:space="preserve">3.3 Место </w:t>
      </w:r>
      <w:r>
        <w:rPr>
          <w:rFonts w:ascii="Times New Roman" w:eastAsia="Times New Roman" w:hAnsi="Times New Roman" w:cs="Times New Roman"/>
          <w:b/>
          <w:color w:val="000000"/>
          <w:sz w:val="32"/>
          <w:szCs w:val="32"/>
        </w:rPr>
        <w:t>информационно-аналитической системы управления ИТ-проектами на этапе тестирования в управлении рисками в тестировании ПО.</w:t>
      </w:r>
      <w:bookmarkEnd w:id="356"/>
      <w:r>
        <w:rPr>
          <w:rFonts w:ascii="Times New Roman" w:eastAsia="Times New Roman" w:hAnsi="Times New Roman" w:cs="Times New Roman"/>
          <w:b/>
          <w:color w:val="000000"/>
          <w:sz w:val="32"/>
          <w:szCs w:val="32"/>
          <w:highlight w:val="white"/>
        </w:rPr>
        <w:tab/>
      </w:r>
    </w:p>
    <w:p w:rsidR="00550131" w:rsidRDefault="00550131" w:rsidP="00D554B0">
      <w:pPr>
        <w:spacing w:after="0"/>
      </w:pPr>
    </w:p>
    <w:p w:rsidR="00550131" w:rsidRDefault="001F1620">
      <w:pPr>
        <w:spacing w:after="0" w:line="276" w:lineRule="auto"/>
        <w:jc w:val="both"/>
        <w:rPr>
          <w:rFonts w:ascii="Times New Roman" w:eastAsia="Times New Roman" w:hAnsi="Times New Roman" w:cs="Times New Roman"/>
          <w:color w:val="282828"/>
          <w:sz w:val="28"/>
          <w:szCs w:val="28"/>
          <w:highlight w:val="white"/>
        </w:rPr>
      </w:pPr>
      <w:bookmarkStart w:id="357" w:name="_30tazoa" w:colFirst="0" w:colLast="0"/>
      <w:bookmarkEnd w:id="357"/>
      <w:r>
        <w:rPr>
          <w:rFonts w:ascii="Times New Roman" w:eastAsia="Times New Roman" w:hAnsi="Times New Roman" w:cs="Times New Roman"/>
          <w:color w:val="282828"/>
          <w:sz w:val="28"/>
          <w:szCs w:val="28"/>
          <w:highlight w:val="white"/>
        </w:rPr>
        <w:tab/>
        <w:t xml:space="preserve">Анализируя схему действий по управлению рисками, представленную на рисунке 1.2, можно утверждать, что подсистема способна стать инструментом работы по управлению рисками </w:t>
      </w:r>
      <w:ins w:id="358" w:author="Ольга" w:date="2019-06-25T08:04:00Z">
        <w:r w:rsidR="00C500DC">
          <w:rPr>
            <w:rFonts w:ascii="Times New Roman" w:eastAsia="Times New Roman" w:hAnsi="Times New Roman" w:cs="Times New Roman"/>
            <w:color w:val="282828"/>
            <w:sz w:val="28"/>
            <w:szCs w:val="28"/>
            <w:highlight w:val="white"/>
          </w:rPr>
          <w:t>при</w:t>
        </w:r>
      </w:ins>
      <w:del w:id="359" w:author="Ольга" w:date="2019-06-25T08:04:00Z">
        <w:r w:rsidDel="00C500DC">
          <w:rPr>
            <w:rFonts w:ascii="Times New Roman" w:eastAsia="Times New Roman" w:hAnsi="Times New Roman" w:cs="Times New Roman"/>
            <w:color w:val="282828"/>
            <w:sz w:val="28"/>
            <w:szCs w:val="28"/>
            <w:highlight w:val="white"/>
          </w:rPr>
          <w:delText>в</w:delText>
        </w:r>
      </w:del>
      <w:r>
        <w:rPr>
          <w:rFonts w:ascii="Times New Roman" w:eastAsia="Times New Roman" w:hAnsi="Times New Roman" w:cs="Times New Roman"/>
          <w:color w:val="282828"/>
          <w:sz w:val="28"/>
          <w:szCs w:val="28"/>
          <w:highlight w:val="white"/>
        </w:rPr>
        <w:t xml:space="preserve"> планировани</w:t>
      </w:r>
      <w:del w:id="360" w:author="Ольга" w:date="2019-06-25T08:04:00Z">
        <w:r w:rsidDel="00C500DC">
          <w:rPr>
            <w:rFonts w:ascii="Times New Roman" w:eastAsia="Times New Roman" w:hAnsi="Times New Roman" w:cs="Times New Roman"/>
            <w:color w:val="282828"/>
            <w:sz w:val="28"/>
            <w:szCs w:val="28"/>
            <w:highlight w:val="white"/>
          </w:rPr>
          <w:delText>ю</w:delText>
        </w:r>
      </w:del>
      <w:ins w:id="361" w:author="Ольга" w:date="2019-06-25T08:04:00Z">
        <w:r w:rsidR="00C500DC">
          <w:rPr>
            <w:rFonts w:ascii="Times New Roman" w:eastAsia="Times New Roman" w:hAnsi="Times New Roman" w:cs="Times New Roman"/>
            <w:color w:val="282828"/>
            <w:sz w:val="28"/>
            <w:szCs w:val="28"/>
            <w:highlight w:val="white"/>
          </w:rPr>
          <w:t>и</w:t>
        </w:r>
      </w:ins>
      <w:r>
        <w:rPr>
          <w:rFonts w:ascii="Times New Roman" w:eastAsia="Times New Roman" w:hAnsi="Times New Roman" w:cs="Times New Roman"/>
          <w:color w:val="282828"/>
          <w:sz w:val="28"/>
          <w:szCs w:val="28"/>
          <w:highlight w:val="white"/>
        </w:rPr>
        <w:t xml:space="preserve"> работ этапа тестирования, мониторинга и отчетности результатов, в анализе ошибок и извлечению уроков. </w:t>
      </w:r>
    </w:p>
    <w:p w:rsidR="00550131" w:rsidRDefault="001F1620">
      <w:pPr>
        <w:spacing w:after="0" w:line="276" w:lineRule="auto"/>
        <w:jc w:val="both"/>
        <w:rPr>
          <w:rFonts w:ascii="Times New Roman" w:eastAsia="Times New Roman" w:hAnsi="Times New Roman" w:cs="Times New Roman"/>
          <w:color w:val="282828"/>
          <w:sz w:val="28"/>
          <w:szCs w:val="28"/>
          <w:highlight w:val="white"/>
        </w:rPr>
      </w:pPr>
      <w:bookmarkStart w:id="362" w:name="_q97643bw7sp" w:colFirst="0" w:colLast="0"/>
      <w:bookmarkEnd w:id="362"/>
      <w:r>
        <w:rPr>
          <w:rFonts w:ascii="Times New Roman" w:eastAsia="Times New Roman" w:hAnsi="Times New Roman" w:cs="Times New Roman"/>
          <w:color w:val="282828"/>
          <w:sz w:val="28"/>
          <w:szCs w:val="28"/>
          <w:highlight w:val="white"/>
        </w:rPr>
        <w:tab/>
        <w:t>Для проведения работ по планированию можно использовать аналитический модуль подсистемы, который будет работать с метриками “этапа планирования”. Использование графических редакторов и инструментов визуализации веб-приложения подсистемы решит задачу отчетности и мониторинга результатов. Работа БД “Опыт тестирования реализованных проектов” по накоплению, хранению и выводу информации о реализованных проектах способна стать полезной в анализе ошибок и извлечению уроков.</w:t>
      </w:r>
    </w:p>
    <w:p w:rsidR="00550131" w:rsidRDefault="00550131">
      <w:pPr>
        <w:spacing w:after="0" w:line="276" w:lineRule="auto"/>
        <w:jc w:val="both"/>
        <w:rPr>
          <w:rFonts w:ascii="Times New Roman" w:eastAsia="Times New Roman" w:hAnsi="Times New Roman" w:cs="Times New Roman"/>
          <w:color w:val="282828"/>
          <w:sz w:val="28"/>
          <w:szCs w:val="28"/>
          <w:highlight w:val="white"/>
        </w:rPr>
      </w:pPr>
      <w:bookmarkStart w:id="363" w:name="_t8gj388aj7rm" w:colFirst="0" w:colLast="0"/>
      <w:bookmarkEnd w:id="363"/>
    </w:p>
    <w:p w:rsidR="00550131" w:rsidRDefault="001F1620">
      <w:pPr>
        <w:pStyle w:val="2"/>
        <w:spacing w:line="276" w:lineRule="auto"/>
        <w:ind w:firstLine="720"/>
        <w:jc w:val="both"/>
        <w:rPr>
          <w:rFonts w:ascii="Times New Roman" w:eastAsia="Times New Roman" w:hAnsi="Times New Roman" w:cs="Times New Roman"/>
          <w:b/>
          <w:color w:val="000000"/>
          <w:sz w:val="28"/>
          <w:szCs w:val="28"/>
        </w:rPr>
      </w:pPr>
      <w:bookmarkStart w:id="364" w:name="_Toc12283071"/>
      <w:r>
        <w:rPr>
          <w:rFonts w:ascii="Times New Roman" w:eastAsia="Times New Roman" w:hAnsi="Times New Roman" w:cs="Times New Roman"/>
          <w:b/>
          <w:color w:val="000000"/>
          <w:sz w:val="28"/>
          <w:szCs w:val="28"/>
        </w:rPr>
        <w:t>Выводы по главе 3</w:t>
      </w:r>
      <w:bookmarkEnd w:id="364"/>
    </w:p>
    <w:p w:rsidR="00550131" w:rsidRDefault="001F1620">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соответствии с применением метрик на различных этапах управления тестированием ПО выделены</w:t>
      </w:r>
      <w:del w:id="365" w:author="Ольга" w:date="2019-06-25T08:05:00Z">
        <w:r w:rsidDel="00C500DC">
          <w:rPr>
            <w:rFonts w:ascii="Times New Roman" w:eastAsia="Times New Roman" w:hAnsi="Times New Roman" w:cs="Times New Roman"/>
            <w:sz w:val="28"/>
            <w:szCs w:val="28"/>
          </w:rPr>
          <w:delText xml:space="preserve"> классы метрик:</w:delText>
        </w:r>
      </w:del>
      <w:r>
        <w:rPr>
          <w:rFonts w:ascii="Times New Roman" w:eastAsia="Times New Roman" w:hAnsi="Times New Roman" w:cs="Times New Roman"/>
          <w:sz w:val="28"/>
          <w:szCs w:val="28"/>
        </w:rPr>
        <w:t xml:space="preserve"> метрики класса планирования и класса результативности. Метрики класса планирования </w:t>
      </w:r>
      <w:del w:id="366" w:author="Ольга" w:date="2019-06-25T08:06:00Z">
        <w:r w:rsidDel="00C500DC">
          <w:rPr>
            <w:rFonts w:ascii="Times New Roman" w:eastAsia="Times New Roman" w:hAnsi="Times New Roman" w:cs="Times New Roman"/>
            <w:sz w:val="28"/>
            <w:szCs w:val="28"/>
          </w:rPr>
          <w:delText xml:space="preserve">способны </w:delText>
        </w:r>
      </w:del>
      <w:ins w:id="367" w:author="Ольга" w:date="2019-06-25T08:06:00Z">
        <w:r w:rsidR="00C500DC">
          <w:rPr>
            <w:rFonts w:ascii="Times New Roman" w:eastAsia="Times New Roman" w:hAnsi="Times New Roman" w:cs="Times New Roman"/>
            <w:sz w:val="28"/>
            <w:szCs w:val="28"/>
          </w:rPr>
          <w:t>позволяют</w:t>
        </w:r>
        <w:r w:rsidR="00C500DC">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предложить вариант быстрой разработки и обосновать низкое качество ПО, </w:t>
      </w:r>
      <w:del w:id="368" w:author="Ольга" w:date="2019-06-25T08:06:00Z">
        <w:r w:rsidDel="00C500DC">
          <w:rPr>
            <w:rFonts w:ascii="Times New Roman" w:eastAsia="Times New Roman" w:hAnsi="Times New Roman" w:cs="Times New Roman"/>
            <w:sz w:val="28"/>
            <w:szCs w:val="28"/>
          </w:rPr>
          <w:delText xml:space="preserve">либо </w:delText>
        </w:r>
      </w:del>
      <w:r>
        <w:rPr>
          <w:rFonts w:ascii="Times New Roman" w:eastAsia="Times New Roman" w:hAnsi="Times New Roman" w:cs="Times New Roman"/>
          <w:sz w:val="28"/>
          <w:szCs w:val="28"/>
        </w:rPr>
        <w:t xml:space="preserve">объяснить заказчику причину долгой разработки. Метрики класса результативности отражают в динамике процесс тестирования программного продукта, позволяют подготавливать отчетность перед заказчиком. </w:t>
      </w:r>
      <w:del w:id="369" w:author="Ольга" w:date="2019-06-25T08:06:00Z">
        <w:r w:rsidDel="00C500DC">
          <w:rPr>
            <w:rFonts w:ascii="Times New Roman" w:eastAsia="Times New Roman" w:hAnsi="Times New Roman" w:cs="Times New Roman"/>
            <w:sz w:val="28"/>
            <w:szCs w:val="28"/>
          </w:rPr>
          <w:delText>Также н</w:delText>
        </w:r>
      </w:del>
      <w:ins w:id="370" w:author="Ольга" w:date="2019-06-25T08:06:00Z">
        <w:r w:rsidR="00C500DC">
          <w:rPr>
            <w:rFonts w:ascii="Times New Roman" w:eastAsia="Times New Roman" w:hAnsi="Times New Roman" w:cs="Times New Roman"/>
            <w:sz w:val="28"/>
            <w:szCs w:val="28"/>
          </w:rPr>
          <w:t>Н</w:t>
        </w:r>
      </w:ins>
      <w:r>
        <w:rPr>
          <w:rFonts w:ascii="Times New Roman" w:eastAsia="Times New Roman" w:hAnsi="Times New Roman" w:cs="Times New Roman"/>
          <w:sz w:val="28"/>
          <w:szCs w:val="28"/>
        </w:rPr>
        <w:t>а основе данных метрик можно подвергать анализу достигнутые результаты, допущенные ошибки или, наоборот, успехи.</w:t>
      </w:r>
    </w:p>
    <w:p w:rsidR="00550131" w:rsidDel="00C500DC" w:rsidRDefault="001F1620">
      <w:pPr>
        <w:spacing w:after="0" w:line="276" w:lineRule="auto"/>
        <w:ind w:firstLine="720"/>
        <w:jc w:val="both"/>
        <w:rPr>
          <w:del w:id="371" w:author="Ольга" w:date="2019-06-25T08:06:00Z"/>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Подсистема информационно-аналитической системы управления ИТ-проектами на этапе тестирования для сбора, анализа выработки и мониторинга принятых решений и показателей качества реализуется в виде веб-приложения</w:t>
      </w:r>
      <w:ins w:id="372" w:author="Ольга" w:date="2019-06-25T08:07:00Z">
        <w:r w:rsidR="00C500DC">
          <w:rPr>
            <w:rFonts w:ascii="Times New Roman" w:eastAsia="Times New Roman" w:hAnsi="Times New Roman" w:cs="Times New Roman"/>
            <w:color w:val="282828"/>
            <w:sz w:val="28"/>
            <w:szCs w:val="28"/>
            <w:highlight w:val="white"/>
          </w:rPr>
          <w:t>, которое</w:t>
        </w:r>
      </w:ins>
      <w:del w:id="373" w:author="Ольга" w:date="2019-06-25T08:07:00Z">
        <w:r w:rsidDel="00C500DC">
          <w:rPr>
            <w:rFonts w:ascii="Times New Roman" w:eastAsia="Times New Roman" w:hAnsi="Times New Roman" w:cs="Times New Roman"/>
            <w:color w:val="282828"/>
            <w:sz w:val="28"/>
            <w:szCs w:val="28"/>
            <w:highlight w:val="white"/>
          </w:rPr>
          <w:delText>. Приложение</w:delText>
        </w:r>
      </w:del>
      <w:r>
        <w:rPr>
          <w:rFonts w:ascii="Times New Roman" w:eastAsia="Times New Roman" w:hAnsi="Times New Roman" w:cs="Times New Roman"/>
          <w:color w:val="282828"/>
          <w:sz w:val="28"/>
          <w:szCs w:val="28"/>
          <w:highlight w:val="white"/>
        </w:rPr>
        <w:t xml:space="preserve"> может быть внедрено в ИТ-компанию, предоставляющую, услуги разработки, сопровождения и тестирования программных продуктов в разных отраслях.</w:t>
      </w:r>
      <w:ins w:id="374" w:author="Ольга" w:date="2019-06-25T08:06:00Z">
        <w:r w:rsidR="00C500DC">
          <w:rPr>
            <w:rFonts w:ascii="Times New Roman" w:eastAsia="Times New Roman" w:hAnsi="Times New Roman" w:cs="Times New Roman"/>
            <w:color w:val="282828"/>
            <w:sz w:val="28"/>
            <w:szCs w:val="28"/>
            <w:highlight w:val="white"/>
          </w:rPr>
          <w:t xml:space="preserve"> </w:t>
        </w:r>
      </w:ins>
    </w:p>
    <w:p w:rsidR="00550131" w:rsidDel="00C500DC" w:rsidRDefault="001F1620">
      <w:pPr>
        <w:spacing w:after="0" w:line="276" w:lineRule="auto"/>
        <w:ind w:firstLine="720"/>
        <w:jc w:val="both"/>
        <w:rPr>
          <w:del w:id="375" w:author="Ольга" w:date="2019-06-25T08:05:00Z"/>
          <w:rFonts w:ascii="Times New Roman" w:eastAsia="Times New Roman" w:hAnsi="Times New Roman" w:cs="Times New Roman"/>
          <w:color w:val="282828"/>
          <w:sz w:val="28"/>
          <w:szCs w:val="28"/>
          <w:highlight w:val="white"/>
        </w:rPr>
      </w:pPr>
      <w:bookmarkStart w:id="376" w:name="_1fyl9w3" w:colFirst="0" w:colLast="0"/>
      <w:bookmarkEnd w:id="376"/>
      <w:r>
        <w:rPr>
          <w:rFonts w:ascii="Times New Roman" w:eastAsia="Times New Roman" w:hAnsi="Times New Roman" w:cs="Times New Roman"/>
          <w:color w:val="282828"/>
          <w:sz w:val="28"/>
          <w:szCs w:val="28"/>
          <w:highlight w:val="white"/>
        </w:rPr>
        <w:t xml:space="preserve">Веб-приложение имеет доступ к БД “Опыт реализованных проектов”, на основе информации </w:t>
      </w:r>
      <w:ins w:id="377" w:author="Ольга" w:date="2019-06-25T08:07:00Z">
        <w:r w:rsidR="00C500DC">
          <w:rPr>
            <w:rFonts w:ascii="Times New Roman" w:eastAsia="Times New Roman" w:hAnsi="Times New Roman" w:cs="Times New Roman"/>
            <w:color w:val="282828"/>
            <w:sz w:val="28"/>
            <w:szCs w:val="28"/>
            <w:highlight w:val="white"/>
          </w:rPr>
          <w:t xml:space="preserve">из </w:t>
        </w:r>
      </w:ins>
      <w:r>
        <w:rPr>
          <w:rFonts w:ascii="Times New Roman" w:eastAsia="Times New Roman" w:hAnsi="Times New Roman" w:cs="Times New Roman"/>
          <w:color w:val="282828"/>
          <w:sz w:val="28"/>
          <w:szCs w:val="28"/>
          <w:highlight w:val="white"/>
        </w:rPr>
        <w:t xml:space="preserve">которой </w:t>
      </w:r>
      <w:del w:id="378" w:author="Ольга" w:date="2019-06-25T08:07:00Z">
        <w:r w:rsidDel="00C500DC">
          <w:rPr>
            <w:rFonts w:ascii="Times New Roman" w:eastAsia="Times New Roman" w:hAnsi="Times New Roman" w:cs="Times New Roman"/>
            <w:color w:val="282828"/>
            <w:sz w:val="28"/>
            <w:szCs w:val="28"/>
            <w:highlight w:val="white"/>
          </w:rPr>
          <w:delText>и с применением метрик и игр сможет предлагать</w:delText>
        </w:r>
      </w:del>
      <w:ins w:id="379" w:author="Ольга" w:date="2019-06-25T08:07:00Z">
        <w:r w:rsidR="00C500DC">
          <w:rPr>
            <w:rFonts w:ascii="Times New Roman" w:eastAsia="Times New Roman" w:hAnsi="Times New Roman" w:cs="Times New Roman"/>
            <w:color w:val="282828"/>
            <w:sz w:val="28"/>
            <w:szCs w:val="28"/>
            <w:highlight w:val="white"/>
          </w:rPr>
          <w:t>можно разрабатывать и оценивать</w:t>
        </w:r>
      </w:ins>
      <w:r>
        <w:rPr>
          <w:rFonts w:ascii="Times New Roman" w:eastAsia="Times New Roman" w:hAnsi="Times New Roman" w:cs="Times New Roman"/>
          <w:color w:val="282828"/>
          <w:sz w:val="28"/>
          <w:szCs w:val="28"/>
          <w:highlight w:val="white"/>
        </w:rPr>
        <w:t xml:space="preserve"> разные варианты стратегий этапа тестирования. Подсистема способна стать инструментом работы по управлению рисками </w:t>
      </w:r>
      <w:ins w:id="380" w:author="Ольга" w:date="2019-06-25T08:08:00Z">
        <w:r w:rsidR="00C500DC">
          <w:rPr>
            <w:rFonts w:ascii="Times New Roman" w:eastAsia="Times New Roman" w:hAnsi="Times New Roman" w:cs="Times New Roman"/>
            <w:color w:val="282828"/>
            <w:sz w:val="28"/>
            <w:szCs w:val="28"/>
            <w:highlight w:val="white"/>
          </w:rPr>
          <w:t>при</w:t>
        </w:r>
      </w:ins>
      <w:del w:id="381" w:author="Ольга" w:date="2019-06-25T08:08:00Z">
        <w:r w:rsidDel="00C500DC">
          <w:rPr>
            <w:rFonts w:ascii="Times New Roman" w:eastAsia="Times New Roman" w:hAnsi="Times New Roman" w:cs="Times New Roman"/>
            <w:color w:val="282828"/>
            <w:sz w:val="28"/>
            <w:szCs w:val="28"/>
            <w:highlight w:val="white"/>
          </w:rPr>
          <w:delText>в</w:delText>
        </w:r>
      </w:del>
      <w:r>
        <w:rPr>
          <w:rFonts w:ascii="Times New Roman" w:eastAsia="Times New Roman" w:hAnsi="Times New Roman" w:cs="Times New Roman"/>
          <w:color w:val="282828"/>
          <w:sz w:val="28"/>
          <w:szCs w:val="28"/>
          <w:highlight w:val="white"/>
        </w:rPr>
        <w:t xml:space="preserve"> </w:t>
      </w:r>
      <w:r>
        <w:rPr>
          <w:rFonts w:ascii="Times New Roman" w:eastAsia="Times New Roman" w:hAnsi="Times New Roman" w:cs="Times New Roman"/>
          <w:color w:val="282828"/>
          <w:sz w:val="28"/>
          <w:szCs w:val="28"/>
          <w:highlight w:val="white"/>
        </w:rPr>
        <w:lastRenderedPageBreak/>
        <w:t>планировани</w:t>
      </w:r>
      <w:del w:id="382" w:author="Ольга" w:date="2019-06-25T08:08:00Z">
        <w:r w:rsidDel="00C500DC">
          <w:rPr>
            <w:rFonts w:ascii="Times New Roman" w:eastAsia="Times New Roman" w:hAnsi="Times New Roman" w:cs="Times New Roman"/>
            <w:color w:val="282828"/>
            <w:sz w:val="28"/>
            <w:szCs w:val="28"/>
            <w:highlight w:val="white"/>
          </w:rPr>
          <w:delText>ю</w:delText>
        </w:r>
      </w:del>
      <w:r>
        <w:rPr>
          <w:rFonts w:ascii="Times New Roman" w:eastAsia="Times New Roman" w:hAnsi="Times New Roman" w:cs="Times New Roman"/>
          <w:color w:val="282828"/>
          <w:sz w:val="28"/>
          <w:szCs w:val="28"/>
          <w:highlight w:val="white"/>
        </w:rPr>
        <w:t xml:space="preserve"> работ этапа тестирования, мониторинга и отчетности результатов, в анализе ошибок и извлечению уроков.</w:t>
      </w:r>
    </w:p>
    <w:p w:rsidR="00550131" w:rsidRDefault="00550131" w:rsidP="00C500DC">
      <w:pPr>
        <w:spacing w:after="0" w:line="276" w:lineRule="auto"/>
        <w:ind w:firstLine="720"/>
        <w:jc w:val="both"/>
        <w:rPr>
          <w:rFonts w:ascii="Times New Roman" w:eastAsia="Times New Roman" w:hAnsi="Times New Roman" w:cs="Times New Roman"/>
          <w:color w:val="282828"/>
          <w:sz w:val="28"/>
          <w:szCs w:val="28"/>
          <w:highlight w:val="white"/>
        </w:rPr>
        <w:pPrChange w:id="383" w:author="Ольга" w:date="2019-06-25T08:05:00Z">
          <w:pPr>
            <w:spacing w:after="0" w:line="276" w:lineRule="auto"/>
            <w:jc w:val="both"/>
          </w:pPr>
        </w:pPrChange>
      </w:pPr>
      <w:bookmarkStart w:id="384" w:name="_tksjav33ctpc" w:colFirst="0" w:colLast="0"/>
      <w:bookmarkEnd w:id="384"/>
    </w:p>
    <w:p w:rsidR="00550131" w:rsidRDefault="001F1620">
      <w:pPr>
        <w:spacing w:line="276" w:lineRule="auto"/>
        <w:rPr>
          <w:rFonts w:ascii="Times New Roman" w:eastAsia="Times New Roman" w:hAnsi="Times New Roman" w:cs="Times New Roman"/>
          <w:color w:val="2E75B5"/>
          <w:sz w:val="28"/>
          <w:szCs w:val="28"/>
        </w:rPr>
      </w:pPr>
      <w:bookmarkStart w:id="385" w:name="_3zy8sjw" w:colFirst="0" w:colLast="0"/>
      <w:bookmarkEnd w:id="385"/>
      <w:r>
        <w:br w:type="page"/>
      </w:r>
    </w:p>
    <w:p w:rsidR="00550131" w:rsidRDefault="001F1620">
      <w:pPr>
        <w:pStyle w:val="1"/>
        <w:ind w:firstLine="567"/>
        <w:jc w:val="center"/>
        <w:rPr>
          <w:rFonts w:ascii="Times New Roman" w:eastAsia="Times New Roman" w:hAnsi="Times New Roman" w:cs="Times New Roman"/>
          <w:b/>
          <w:color w:val="000000"/>
        </w:rPr>
      </w:pPr>
      <w:bookmarkStart w:id="386" w:name="_Toc12283072"/>
      <w:r>
        <w:rPr>
          <w:rFonts w:ascii="Times New Roman" w:eastAsia="Times New Roman" w:hAnsi="Times New Roman" w:cs="Times New Roman"/>
          <w:b/>
          <w:color w:val="000000"/>
        </w:rPr>
        <w:lastRenderedPageBreak/>
        <w:t>ЗАКЛЮЧЕНИЕ</w:t>
      </w:r>
      <w:bookmarkEnd w:id="386"/>
    </w:p>
    <w:p w:rsidR="00550131" w:rsidRPr="001F1620" w:rsidRDefault="00550131" w:rsidP="001F1620"/>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387" w:name="_blj3h4jjp1zt" w:colFirst="0" w:colLast="0"/>
      <w:bookmarkEnd w:id="387"/>
      <w:r>
        <w:rPr>
          <w:rFonts w:ascii="Times New Roman" w:eastAsia="Times New Roman" w:hAnsi="Times New Roman" w:cs="Times New Roman"/>
          <w:color w:val="282828"/>
          <w:sz w:val="28"/>
          <w:szCs w:val="28"/>
          <w:highlight w:val="white"/>
        </w:rPr>
        <w:t>Качество программного обеспечения</w:t>
      </w:r>
      <w:del w:id="388" w:author="Ольга" w:date="2019-06-25T07:57:00Z">
        <w:r w:rsidDel="00247DBF">
          <w:rPr>
            <w:rFonts w:ascii="Times New Roman" w:eastAsia="Times New Roman" w:hAnsi="Times New Roman" w:cs="Times New Roman"/>
            <w:color w:val="282828"/>
            <w:sz w:val="28"/>
            <w:szCs w:val="28"/>
            <w:highlight w:val="white"/>
          </w:rPr>
          <w:delText xml:space="preserve"> </w:delText>
        </w:r>
      </w:del>
      <w:r>
        <w:rPr>
          <w:rFonts w:ascii="Times New Roman" w:eastAsia="Times New Roman" w:hAnsi="Times New Roman" w:cs="Times New Roman"/>
          <w:color w:val="282828"/>
          <w:sz w:val="28"/>
          <w:szCs w:val="28"/>
          <w:highlight w:val="white"/>
        </w:rPr>
        <w:t xml:space="preserve"> – это способность программного продукта при заданных условиях удовлетворять установленным или предполагаемым потребностям. Тестирование – одна из техник контроля качества, включающая в себя активности по планированию работ, проектированию тестов, выполнению тестирования и анализу полученных результатов. Главной задачей процесса тестирования является подтверждение того, что продукт является качественным. Стандарт  ISO/IEC 25010:2011 определяет модель качества продукта, которая включает восемь характеристик верхнего уровня: функциональная пригодность; уровень производительности; совместимость; удобство использования (юзабилити); надежность; защищенность; сопровождаемость; переносимость (мобильность). С точки зрения тестировщика качество – показатель степени соответствия продукта предъявляемым к нему требованиям.</w:t>
      </w:r>
    </w:p>
    <w:p w:rsidR="00550131" w:rsidRDefault="001F1620">
      <w:pPr>
        <w:pBdr>
          <w:top w:val="nil"/>
          <w:left w:val="nil"/>
          <w:bottom w:val="nil"/>
          <w:right w:val="nil"/>
          <w:between w:val="nil"/>
        </w:pBdr>
        <w:spacing w:after="0" w:line="276" w:lineRule="auto"/>
        <w:ind w:firstLine="720"/>
        <w:jc w:val="both"/>
        <w:rPr>
          <w:rFonts w:ascii="Times New Roman" w:eastAsia="Times New Roman" w:hAnsi="Times New Roman" w:cs="Times New Roman"/>
          <w:color w:val="282828"/>
          <w:sz w:val="28"/>
          <w:szCs w:val="28"/>
          <w:highlight w:val="white"/>
        </w:rPr>
      </w:pPr>
      <w:bookmarkStart w:id="389" w:name="_43ql4ap0nz8e" w:colFirst="0" w:colLast="0"/>
      <w:bookmarkEnd w:id="389"/>
      <w:r>
        <w:rPr>
          <w:rFonts w:ascii="Times New Roman" w:eastAsia="Times New Roman" w:hAnsi="Times New Roman" w:cs="Times New Roman"/>
          <w:color w:val="282828"/>
          <w:sz w:val="28"/>
          <w:szCs w:val="28"/>
          <w:highlight w:val="white"/>
        </w:rPr>
        <w:t xml:space="preserve">В процессе тестирования могут возникать различные проблемы (нечеткие требования, неверные эстимации на тестирование или несоблюдение графика работ, неверное сопоставление ресурсов с задачами проекта (трудовые ресурсы-персонал), игнорирование мелких проблем на ранних стадиях разработки проекта, нарушение плана разработки продукта со стороны менеджмента, человеческий фактор), которые являются предпосылками для возникновения рисков. </w:t>
      </w:r>
    </w:p>
    <w:p w:rsidR="00550131" w:rsidRDefault="001F1620">
      <w:pPr>
        <w:pBdr>
          <w:top w:val="nil"/>
          <w:left w:val="nil"/>
          <w:bottom w:val="nil"/>
          <w:right w:val="nil"/>
          <w:between w:val="nil"/>
        </w:pBdr>
        <w:spacing w:after="0" w:line="276" w:lineRule="auto"/>
        <w:ind w:firstLine="72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Для недопущения и решения проблем следует проводить регулярный мониторинг показателей процесса тестирования. С этой целью можно использовать метрики этапа тестирования, которые позволяют измерить характеристики процесса и результатов тестирования, помогают визуализировать процесс, состояние тестов, оценить результаты тестирования и качество продукта и могут стать хорошим инструментом визуализации критериев качества. Метрики помогут представить информацию о тестировании разных проектов в виде, пригодном для хранения, накопления и анализа. </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390" w:name="_qxse6tykhhil" w:colFirst="0" w:colLast="0"/>
      <w:bookmarkEnd w:id="390"/>
      <w:r>
        <w:rPr>
          <w:rFonts w:ascii="Times New Roman" w:eastAsia="Times New Roman" w:hAnsi="Times New Roman" w:cs="Times New Roman"/>
          <w:color w:val="282828"/>
          <w:sz w:val="28"/>
          <w:szCs w:val="28"/>
          <w:highlight w:val="white"/>
        </w:rPr>
        <w:t xml:space="preserve">Введение и использование метрик необходимо для улучшения контроля этапа тестирования, что позволяет повлиять на принятие своевременных управленческих решений. Цель контроля тестирования состоит в получении обратной связи и визуализации процесса тестирования. Необходимую для контроля информацию собирают (как вручную, так и автоматически) и используют для оценки состояния и принятия решений, таких как покрытие требований или кода тестами, или критерии </w:t>
      </w:r>
      <w:r>
        <w:rPr>
          <w:rFonts w:ascii="Times New Roman" w:eastAsia="Times New Roman" w:hAnsi="Times New Roman" w:cs="Times New Roman"/>
          <w:color w:val="282828"/>
          <w:sz w:val="28"/>
          <w:szCs w:val="28"/>
          <w:highlight w:val="white"/>
        </w:rPr>
        <w:lastRenderedPageBreak/>
        <w:t>окончания тестирования. Метрики также могут быть использованы для оценки прогресса выполнения запланированных работ и освоения бюджета.</w:t>
      </w:r>
    </w:p>
    <w:p w:rsidR="00550131" w:rsidRDefault="001F1620">
      <w:pPr>
        <w:pBdr>
          <w:top w:val="nil"/>
          <w:left w:val="nil"/>
          <w:bottom w:val="nil"/>
          <w:right w:val="nil"/>
          <w:between w:val="nil"/>
        </w:pBdr>
        <w:spacing w:after="0" w:line="276" w:lineRule="auto"/>
        <w:ind w:firstLine="720"/>
        <w:jc w:val="both"/>
        <w:rPr>
          <w:rFonts w:ascii="Times New Roman" w:eastAsia="Times New Roman" w:hAnsi="Times New Roman" w:cs="Times New Roman"/>
          <w:color w:val="282828"/>
          <w:sz w:val="28"/>
          <w:szCs w:val="28"/>
          <w:highlight w:val="white"/>
        </w:rPr>
      </w:pPr>
      <w:bookmarkStart w:id="391" w:name="_4lok6yys2qd2" w:colFirst="0" w:colLast="0"/>
      <w:bookmarkEnd w:id="391"/>
      <w:r>
        <w:rPr>
          <w:rFonts w:ascii="Times New Roman" w:eastAsia="Times New Roman" w:hAnsi="Times New Roman" w:cs="Times New Roman"/>
          <w:color w:val="282828"/>
          <w:sz w:val="28"/>
          <w:szCs w:val="28"/>
          <w:highlight w:val="white"/>
        </w:rPr>
        <w:t xml:space="preserve">Для формирования системы метрик используются различные типы данных и различные шкалы. Информацию, которая используется для принятия решений при планировании, разработке и тестировании ИT-проектов, можно получать в результате преобразования и анализа данных и имеющихся знаний. Основными исходными данными, которые необходимо собрать о разрабатываемом проекте, являются проектные данные. Исходные данные могут быть применены в расчетных метриках, необходимых для выбора наиболее подходящей стратегии тестирования, либо сами являются метриками. Отсутствие единой базы для формирования и расчета метрик, систематизации накопленных знаний и результатов применения метрик является проблемой анализа и планирования этапа тестирования и ИТ-проекта в целом. </w:t>
      </w:r>
    </w:p>
    <w:p w:rsidR="00550131" w:rsidRDefault="001F1620">
      <w:pPr>
        <w:pBdr>
          <w:top w:val="nil"/>
          <w:left w:val="nil"/>
          <w:bottom w:val="nil"/>
          <w:right w:val="nil"/>
          <w:between w:val="nil"/>
        </w:pBdr>
        <w:spacing w:after="0" w:line="276" w:lineRule="auto"/>
        <w:ind w:firstLine="720"/>
        <w:jc w:val="both"/>
        <w:rPr>
          <w:rFonts w:ascii="Times New Roman" w:eastAsia="Times New Roman" w:hAnsi="Times New Roman" w:cs="Times New Roman"/>
          <w:color w:val="282828"/>
          <w:sz w:val="28"/>
          <w:szCs w:val="28"/>
          <w:highlight w:val="white"/>
        </w:rPr>
      </w:pPr>
      <w:bookmarkStart w:id="392" w:name="_3llxpf2it6mu" w:colFirst="0" w:colLast="0"/>
      <w:bookmarkEnd w:id="392"/>
      <w:r>
        <w:rPr>
          <w:rFonts w:ascii="Times New Roman" w:eastAsia="Times New Roman" w:hAnsi="Times New Roman" w:cs="Times New Roman"/>
          <w:color w:val="282828"/>
          <w:sz w:val="28"/>
          <w:szCs w:val="28"/>
          <w:highlight w:val="white"/>
        </w:rPr>
        <w:t>Метрики, применяемые на этапе тестирования ПО, можно классифицировать по следующим признакам: по этапам тестирования; по сущностям. По способу получения значений метрики можно разделить на расчетные метрики, которые вычисляются по определенным правилам из некоторых первичных показателей, измеренных в заданных шкалах; на измеряемые, которые сами являются первичной информацией.</w:t>
      </w:r>
    </w:p>
    <w:p w:rsidR="00550131" w:rsidRDefault="001F1620">
      <w:pPr>
        <w:pBdr>
          <w:top w:val="nil"/>
          <w:left w:val="nil"/>
          <w:bottom w:val="nil"/>
          <w:right w:val="nil"/>
          <w:between w:val="nil"/>
        </w:pBdr>
        <w:spacing w:after="0" w:line="276" w:lineRule="auto"/>
        <w:ind w:firstLine="720"/>
        <w:jc w:val="both"/>
        <w:rPr>
          <w:rFonts w:ascii="Times New Roman" w:eastAsia="Times New Roman" w:hAnsi="Times New Roman" w:cs="Times New Roman"/>
          <w:color w:val="282828"/>
          <w:sz w:val="28"/>
          <w:szCs w:val="28"/>
          <w:highlight w:val="white"/>
        </w:rPr>
      </w:pPr>
      <w:bookmarkStart w:id="393" w:name="_ok1sbyz0bku5" w:colFirst="0" w:colLast="0"/>
      <w:bookmarkEnd w:id="393"/>
      <w:r>
        <w:rPr>
          <w:rFonts w:ascii="Times New Roman" w:eastAsia="Times New Roman" w:hAnsi="Times New Roman" w:cs="Times New Roman"/>
          <w:color w:val="282828"/>
          <w:sz w:val="28"/>
          <w:szCs w:val="28"/>
          <w:highlight w:val="white"/>
        </w:rPr>
        <w:t xml:space="preserve">В соответствии с применением метрик на различных этапах управления тестированием ПО выделены классы метрик: метрики класса планирования и класса результативности. Метрики класса планирования </w:t>
      </w:r>
      <w:del w:id="394" w:author="Ольга" w:date="2019-06-25T07:59:00Z">
        <w:r w:rsidDel="008A15F5">
          <w:rPr>
            <w:rFonts w:ascii="Times New Roman" w:eastAsia="Times New Roman" w:hAnsi="Times New Roman" w:cs="Times New Roman"/>
            <w:color w:val="282828"/>
            <w:sz w:val="28"/>
            <w:szCs w:val="28"/>
            <w:highlight w:val="white"/>
          </w:rPr>
          <w:delText xml:space="preserve">способны </w:delText>
        </w:r>
      </w:del>
      <w:ins w:id="395" w:author="Ольга" w:date="2019-06-25T07:59:00Z">
        <w:r w:rsidR="008A15F5">
          <w:rPr>
            <w:rFonts w:ascii="Times New Roman" w:eastAsia="Times New Roman" w:hAnsi="Times New Roman" w:cs="Times New Roman"/>
            <w:color w:val="282828"/>
            <w:sz w:val="28"/>
            <w:szCs w:val="28"/>
            <w:highlight w:val="white"/>
          </w:rPr>
          <w:t>можно использовать для выработки</w:t>
        </w:r>
        <w:r w:rsidR="008A15F5">
          <w:rPr>
            <w:rFonts w:ascii="Times New Roman" w:eastAsia="Times New Roman" w:hAnsi="Times New Roman" w:cs="Times New Roman"/>
            <w:color w:val="282828"/>
            <w:sz w:val="28"/>
            <w:szCs w:val="28"/>
            <w:highlight w:val="white"/>
          </w:rPr>
          <w:t xml:space="preserve"> </w:t>
        </w:r>
      </w:ins>
      <w:r>
        <w:rPr>
          <w:rFonts w:ascii="Times New Roman" w:eastAsia="Times New Roman" w:hAnsi="Times New Roman" w:cs="Times New Roman"/>
          <w:color w:val="282828"/>
          <w:sz w:val="28"/>
          <w:szCs w:val="28"/>
          <w:highlight w:val="white"/>
        </w:rPr>
        <w:t>предлож</w:t>
      </w:r>
      <w:ins w:id="396" w:author="Ольга" w:date="2019-06-25T08:00:00Z">
        <w:r w:rsidR="008A15F5">
          <w:rPr>
            <w:rFonts w:ascii="Times New Roman" w:eastAsia="Times New Roman" w:hAnsi="Times New Roman" w:cs="Times New Roman"/>
            <w:color w:val="282828"/>
            <w:sz w:val="28"/>
            <w:szCs w:val="28"/>
            <w:highlight w:val="white"/>
          </w:rPr>
          <w:t>ений</w:t>
        </w:r>
      </w:ins>
      <w:del w:id="397" w:author="Ольга" w:date="2019-06-25T08:00:00Z">
        <w:r w:rsidDel="008A15F5">
          <w:rPr>
            <w:rFonts w:ascii="Times New Roman" w:eastAsia="Times New Roman" w:hAnsi="Times New Roman" w:cs="Times New Roman"/>
            <w:color w:val="282828"/>
            <w:sz w:val="28"/>
            <w:szCs w:val="28"/>
            <w:highlight w:val="white"/>
          </w:rPr>
          <w:delText>ить</w:delText>
        </w:r>
      </w:del>
      <w:r>
        <w:rPr>
          <w:rFonts w:ascii="Times New Roman" w:eastAsia="Times New Roman" w:hAnsi="Times New Roman" w:cs="Times New Roman"/>
          <w:color w:val="282828"/>
          <w:sz w:val="28"/>
          <w:szCs w:val="28"/>
          <w:highlight w:val="white"/>
        </w:rPr>
        <w:t xml:space="preserve"> вариант</w:t>
      </w:r>
      <w:ins w:id="398" w:author="Ольга" w:date="2019-06-25T08:00:00Z">
        <w:r w:rsidR="008A15F5">
          <w:rPr>
            <w:rFonts w:ascii="Times New Roman" w:eastAsia="Times New Roman" w:hAnsi="Times New Roman" w:cs="Times New Roman"/>
            <w:color w:val="282828"/>
            <w:sz w:val="28"/>
            <w:szCs w:val="28"/>
            <w:highlight w:val="white"/>
          </w:rPr>
          <w:t>ов</w:t>
        </w:r>
      </w:ins>
      <w:r>
        <w:rPr>
          <w:rFonts w:ascii="Times New Roman" w:eastAsia="Times New Roman" w:hAnsi="Times New Roman" w:cs="Times New Roman"/>
          <w:color w:val="282828"/>
          <w:sz w:val="28"/>
          <w:szCs w:val="28"/>
          <w:highlight w:val="white"/>
        </w:rPr>
        <w:t xml:space="preserve"> быстрой разработки</w:t>
      </w:r>
      <w:ins w:id="399" w:author="Ольга" w:date="2019-06-25T08:00:00Z">
        <w:r w:rsidR="008A15F5">
          <w:rPr>
            <w:rFonts w:ascii="Times New Roman" w:eastAsia="Times New Roman" w:hAnsi="Times New Roman" w:cs="Times New Roman"/>
            <w:color w:val="282828"/>
            <w:sz w:val="28"/>
            <w:szCs w:val="28"/>
            <w:highlight w:val="white"/>
          </w:rPr>
          <w:t>, с их помощью</w:t>
        </w:r>
      </w:ins>
      <w:del w:id="400" w:author="Ольга" w:date="2019-06-25T08:00:00Z">
        <w:r w:rsidDel="008A15F5">
          <w:rPr>
            <w:rFonts w:ascii="Times New Roman" w:eastAsia="Times New Roman" w:hAnsi="Times New Roman" w:cs="Times New Roman"/>
            <w:color w:val="282828"/>
            <w:sz w:val="28"/>
            <w:szCs w:val="28"/>
            <w:highlight w:val="white"/>
          </w:rPr>
          <w:delText xml:space="preserve"> и</w:delText>
        </w:r>
      </w:del>
      <w:ins w:id="401" w:author="Ольга" w:date="2019-06-25T08:00:00Z">
        <w:r w:rsidR="008A15F5">
          <w:rPr>
            <w:rFonts w:ascii="Times New Roman" w:eastAsia="Times New Roman" w:hAnsi="Times New Roman" w:cs="Times New Roman"/>
            <w:color w:val="282828"/>
            <w:sz w:val="28"/>
            <w:szCs w:val="28"/>
            <w:highlight w:val="white"/>
          </w:rPr>
          <w:t xml:space="preserve"> можно</w:t>
        </w:r>
      </w:ins>
      <w:r>
        <w:rPr>
          <w:rFonts w:ascii="Times New Roman" w:eastAsia="Times New Roman" w:hAnsi="Times New Roman" w:cs="Times New Roman"/>
          <w:color w:val="282828"/>
          <w:sz w:val="28"/>
          <w:szCs w:val="28"/>
          <w:highlight w:val="white"/>
        </w:rPr>
        <w:t xml:space="preserve"> обосновать низкое качество ПО, либо объяснить заказчику причину долгой разработки. Метрики класса результативности отражают в динамике процесс тестирования программного продукта, позволяют подготавливать отчетность перед заказчиком. Также на основе данных метрик можно подвергать анализу достигнутые результаты, допущенные ошибки или, наоборот, успехи.</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bookmarkStart w:id="402" w:name="_iglbel2weq8r" w:colFirst="0" w:colLast="0"/>
      <w:bookmarkEnd w:id="402"/>
      <w:del w:id="403" w:author="Ольга" w:date="2019-06-25T08:01:00Z">
        <w:r w:rsidDel="008A15F5">
          <w:rPr>
            <w:rFonts w:ascii="Times New Roman" w:eastAsia="Times New Roman" w:hAnsi="Times New Roman" w:cs="Times New Roman"/>
            <w:color w:val="282828"/>
            <w:sz w:val="28"/>
            <w:szCs w:val="28"/>
            <w:highlight w:val="white"/>
          </w:rPr>
          <w:delText xml:space="preserve">Для недопущения и решения проблем следует проводить регулярный мониторинг показателей процесса тестирования. </w:delText>
        </w:r>
      </w:del>
      <w:r>
        <w:rPr>
          <w:rFonts w:ascii="Times New Roman" w:eastAsia="Times New Roman" w:hAnsi="Times New Roman" w:cs="Times New Roman"/>
          <w:color w:val="282828"/>
          <w:sz w:val="28"/>
          <w:szCs w:val="28"/>
          <w:highlight w:val="white"/>
        </w:rPr>
        <w:t xml:space="preserve">С целью упрощения формирования системы метрик, </w:t>
      </w:r>
      <w:del w:id="404" w:author="Ольга" w:date="2019-06-25T08:01:00Z">
        <w:r w:rsidDel="008A15F5">
          <w:rPr>
            <w:rFonts w:ascii="Times New Roman" w:eastAsia="Times New Roman" w:hAnsi="Times New Roman" w:cs="Times New Roman"/>
            <w:color w:val="282828"/>
            <w:sz w:val="28"/>
            <w:szCs w:val="28"/>
            <w:highlight w:val="white"/>
          </w:rPr>
          <w:delText xml:space="preserve">а также </w:delText>
        </w:r>
      </w:del>
      <w:r>
        <w:rPr>
          <w:rFonts w:ascii="Times New Roman" w:eastAsia="Times New Roman" w:hAnsi="Times New Roman" w:cs="Times New Roman"/>
          <w:color w:val="282828"/>
          <w:sz w:val="28"/>
          <w:szCs w:val="28"/>
          <w:highlight w:val="white"/>
        </w:rPr>
        <w:t>увеличения информативности их применения</w:t>
      </w:r>
      <w:ins w:id="405" w:author="Ольга" w:date="2019-06-25T08:01:00Z">
        <w:r w:rsidR="008A15F5">
          <w:rPr>
            <w:rFonts w:ascii="Times New Roman" w:eastAsia="Times New Roman" w:hAnsi="Times New Roman" w:cs="Times New Roman"/>
            <w:color w:val="282828"/>
            <w:sz w:val="28"/>
            <w:szCs w:val="28"/>
            <w:highlight w:val="white"/>
          </w:rPr>
          <w:t>, обеспечения</w:t>
        </w:r>
        <w:r w:rsidR="008A15F5" w:rsidRPr="008A15F5">
          <w:rPr>
            <w:rFonts w:ascii="Times New Roman" w:eastAsia="Times New Roman" w:hAnsi="Times New Roman" w:cs="Times New Roman"/>
            <w:color w:val="282828"/>
            <w:sz w:val="28"/>
            <w:szCs w:val="28"/>
            <w:highlight w:val="white"/>
          </w:rPr>
          <w:t xml:space="preserve"> </w:t>
        </w:r>
        <w:r w:rsidR="008A15F5">
          <w:rPr>
            <w:rFonts w:ascii="Times New Roman" w:eastAsia="Times New Roman" w:hAnsi="Times New Roman" w:cs="Times New Roman"/>
            <w:color w:val="282828"/>
            <w:sz w:val="28"/>
            <w:szCs w:val="28"/>
            <w:highlight w:val="white"/>
          </w:rPr>
          <w:t>регулярн</w:t>
        </w:r>
        <w:r w:rsidR="008A15F5">
          <w:rPr>
            <w:rFonts w:ascii="Times New Roman" w:eastAsia="Times New Roman" w:hAnsi="Times New Roman" w:cs="Times New Roman"/>
            <w:color w:val="282828"/>
            <w:sz w:val="28"/>
            <w:szCs w:val="28"/>
            <w:highlight w:val="white"/>
          </w:rPr>
          <w:t>ого</w:t>
        </w:r>
        <w:r w:rsidR="008A15F5">
          <w:rPr>
            <w:rFonts w:ascii="Times New Roman" w:eastAsia="Times New Roman" w:hAnsi="Times New Roman" w:cs="Times New Roman"/>
            <w:color w:val="282828"/>
            <w:sz w:val="28"/>
            <w:szCs w:val="28"/>
            <w:highlight w:val="white"/>
          </w:rPr>
          <w:t xml:space="preserve"> мониторинг</w:t>
        </w:r>
      </w:ins>
      <w:ins w:id="406" w:author="Ольга" w:date="2019-06-25T08:02:00Z">
        <w:r w:rsidR="008A15F5">
          <w:rPr>
            <w:rFonts w:ascii="Times New Roman" w:eastAsia="Times New Roman" w:hAnsi="Times New Roman" w:cs="Times New Roman"/>
            <w:color w:val="282828"/>
            <w:sz w:val="28"/>
            <w:szCs w:val="28"/>
            <w:highlight w:val="white"/>
          </w:rPr>
          <w:t>а</w:t>
        </w:r>
      </w:ins>
      <w:ins w:id="407" w:author="Ольга" w:date="2019-06-25T08:01:00Z">
        <w:r w:rsidR="008A15F5">
          <w:rPr>
            <w:rFonts w:ascii="Times New Roman" w:eastAsia="Times New Roman" w:hAnsi="Times New Roman" w:cs="Times New Roman"/>
            <w:color w:val="282828"/>
            <w:sz w:val="28"/>
            <w:szCs w:val="28"/>
            <w:highlight w:val="white"/>
          </w:rPr>
          <w:t xml:space="preserve"> показателей процесса</w:t>
        </w:r>
      </w:ins>
      <w:ins w:id="408" w:author="Ольга" w:date="2019-06-25T08:02:00Z">
        <w:r w:rsidR="008A15F5">
          <w:rPr>
            <w:rFonts w:ascii="Times New Roman" w:eastAsia="Times New Roman" w:hAnsi="Times New Roman" w:cs="Times New Roman"/>
            <w:color w:val="282828"/>
            <w:sz w:val="28"/>
            <w:szCs w:val="28"/>
            <w:highlight w:val="white"/>
          </w:rPr>
          <w:t xml:space="preserve"> и результатов</w:t>
        </w:r>
      </w:ins>
      <w:ins w:id="409" w:author="Ольга" w:date="2019-06-25T08:01:00Z">
        <w:r w:rsidR="008A15F5">
          <w:rPr>
            <w:rFonts w:ascii="Times New Roman" w:eastAsia="Times New Roman" w:hAnsi="Times New Roman" w:cs="Times New Roman"/>
            <w:color w:val="282828"/>
            <w:sz w:val="28"/>
            <w:szCs w:val="28"/>
            <w:highlight w:val="white"/>
          </w:rPr>
          <w:t xml:space="preserve"> тестирования</w:t>
        </w:r>
      </w:ins>
      <w:del w:id="410" w:author="Ольга" w:date="2019-06-25T08:02:00Z">
        <w:r w:rsidDel="008A15F5">
          <w:rPr>
            <w:rFonts w:ascii="Times New Roman" w:eastAsia="Times New Roman" w:hAnsi="Times New Roman" w:cs="Times New Roman"/>
            <w:color w:val="282828"/>
            <w:sz w:val="28"/>
            <w:szCs w:val="28"/>
            <w:highlight w:val="white"/>
          </w:rPr>
          <w:delText>,</w:delText>
        </w:r>
      </w:del>
      <w:r>
        <w:rPr>
          <w:rFonts w:ascii="Times New Roman" w:eastAsia="Times New Roman" w:hAnsi="Times New Roman" w:cs="Times New Roman"/>
          <w:color w:val="282828"/>
          <w:sz w:val="28"/>
          <w:szCs w:val="28"/>
          <w:highlight w:val="white"/>
        </w:rPr>
        <w:t xml:space="preserve"> в работе предложена подсистема информационно-аналитической системы управления ИТ-проектами на этапе тестирования для сбора, анализа выработки и мониторинга принятых решений и показателей качества.</w:t>
      </w:r>
    </w:p>
    <w:p w:rsidR="00550131" w:rsidRDefault="001F1620">
      <w:pPr>
        <w:spacing w:after="0" w:line="276" w:lineRule="auto"/>
        <w:ind w:firstLine="720"/>
        <w:jc w:val="both"/>
        <w:rPr>
          <w:rFonts w:ascii="Times New Roman" w:eastAsia="Times New Roman" w:hAnsi="Times New Roman" w:cs="Times New Roman"/>
          <w:color w:val="282828"/>
          <w:sz w:val="28"/>
          <w:szCs w:val="28"/>
          <w:highlight w:val="white"/>
        </w:rPr>
      </w:pPr>
      <w:r>
        <w:rPr>
          <w:rFonts w:ascii="Times New Roman" w:eastAsia="Times New Roman" w:hAnsi="Times New Roman" w:cs="Times New Roman"/>
          <w:color w:val="282828"/>
          <w:sz w:val="28"/>
          <w:szCs w:val="28"/>
          <w:highlight w:val="white"/>
        </w:rPr>
        <w:t xml:space="preserve">Подсистема реализуется в виде веб-приложения. Веб-приложение имеет доступ к БД “Опыт реализованных проектов”, на основе информации из которой можно предлагать и оценивать различные варианты стратегий этапа тестирования. </w:t>
      </w:r>
      <w:r>
        <w:rPr>
          <w:rFonts w:ascii="Times New Roman" w:eastAsia="Times New Roman" w:hAnsi="Times New Roman" w:cs="Times New Roman"/>
          <w:color w:val="282828"/>
          <w:sz w:val="28"/>
          <w:szCs w:val="28"/>
          <w:highlight w:val="white"/>
        </w:rPr>
        <w:lastRenderedPageBreak/>
        <w:t xml:space="preserve">Подсистема способна стать инструментом работы по управлению рисками </w:t>
      </w:r>
      <w:del w:id="411" w:author="Ольга" w:date="2019-06-25T08:02:00Z">
        <w:r w:rsidDel="008A15F5">
          <w:rPr>
            <w:rFonts w:ascii="Times New Roman" w:eastAsia="Times New Roman" w:hAnsi="Times New Roman" w:cs="Times New Roman"/>
            <w:color w:val="282828"/>
            <w:sz w:val="28"/>
            <w:szCs w:val="28"/>
            <w:highlight w:val="white"/>
          </w:rPr>
          <w:delText xml:space="preserve">в </w:delText>
        </w:r>
      </w:del>
      <w:ins w:id="412" w:author="Ольга" w:date="2019-06-25T08:02:00Z">
        <w:r w:rsidR="008A15F5">
          <w:rPr>
            <w:rFonts w:ascii="Times New Roman" w:eastAsia="Times New Roman" w:hAnsi="Times New Roman" w:cs="Times New Roman"/>
            <w:color w:val="282828"/>
            <w:sz w:val="28"/>
            <w:szCs w:val="28"/>
            <w:highlight w:val="white"/>
          </w:rPr>
          <w:t xml:space="preserve">при </w:t>
        </w:r>
      </w:ins>
      <w:r>
        <w:rPr>
          <w:rFonts w:ascii="Times New Roman" w:eastAsia="Times New Roman" w:hAnsi="Times New Roman" w:cs="Times New Roman"/>
          <w:color w:val="282828"/>
          <w:sz w:val="28"/>
          <w:szCs w:val="28"/>
          <w:highlight w:val="white"/>
        </w:rPr>
        <w:t>планировани</w:t>
      </w:r>
      <w:del w:id="413" w:author="Ольга" w:date="2019-06-25T08:03:00Z">
        <w:r w:rsidDel="008A15F5">
          <w:rPr>
            <w:rFonts w:ascii="Times New Roman" w:eastAsia="Times New Roman" w:hAnsi="Times New Roman" w:cs="Times New Roman"/>
            <w:color w:val="282828"/>
            <w:sz w:val="28"/>
            <w:szCs w:val="28"/>
            <w:highlight w:val="white"/>
          </w:rPr>
          <w:delText>ю</w:delText>
        </w:r>
      </w:del>
      <w:ins w:id="414" w:author="Ольга" w:date="2019-06-25T08:03:00Z">
        <w:r w:rsidR="008A15F5">
          <w:rPr>
            <w:rFonts w:ascii="Times New Roman" w:eastAsia="Times New Roman" w:hAnsi="Times New Roman" w:cs="Times New Roman"/>
            <w:color w:val="282828"/>
            <w:sz w:val="28"/>
            <w:szCs w:val="28"/>
            <w:highlight w:val="white"/>
          </w:rPr>
          <w:t>и</w:t>
        </w:r>
      </w:ins>
      <w:r>
        <w:rPr>
          <w:rFonts w:ascii="Times New Roman" w:eastAsia="Times New Roman" w:hAnsi="Times New Roman" w:cs="Times New Roman"/>
          <w:color w:val="282828"/>
          <w:sz w:val="28"/>
          <w:szCs w:val="28"/>
          <w:highlight w:val="white"/>
        </w:rPr>
        <w:t xml:space="preserve"> работ этапа тестирования, мониторинга и отчетности результатов, в анализе ошибок и извлечени</w:t>
      </w:r>
      <w:del w:id="415" w:author="Ольга" w:date="2019-06-25T08:03:00Z">
        <w:r w:rsidDel="008A15F5">
          <w:rPr>
            <w:rFonts w:ascii="Times New Roman" w:eastAsia="Times New Roman" w:hAnsi="Times New Roman" w:cs="Times New Roman"/>
            <w:color w:val="282828"/>
            <w:sz w:val="28"/>
            <w:szCs w:val="28"/>
            <w:highlight w:val="white"/>
          </w:rPr>
          <w:delText>ю</w:delText>
        </w:r>
      </w:del>
      <w:ins w:id="416" w:author="Ольга" w:date="2019-06-25T08:03:00Z">
        <w:r w:rsidR="008A15F5">
          <w:rPr>
            <w:rFonts w:ascii="Times New Roman" w:eastAsia="Times New Roman" w:hAnsi="Times New Roman" w:cs="Times New Roman"/>
            <w:color w:val="282828"/>
            <w:sz w:val="28"/>
            <w:szCs w:val="28"/>
            <w:highlight w:val="white"/>
          </w:rPr>
          <w:t>и</w:t>
        </w:r>
      </w:ins>
      <w:r>
        <w:rPr>
          <w:rFonts w:ascii="Times New Roman" w:eastAsia="Times New Roman" w:hAnsi="Times New Roman" w:cs="Times New Roman"/>
          <w:color w:val="282828"/>
          <w:sz w:val="28"/>
          <w:szCs w:val="28"/>
          <w:highlight w:val="white"/>
        </w:rPr>
        <w:t xml:space="preserve"> уроков.</w:t>
      </w:r>
    </w:p>
    <w:p w:rsidR="00550131" w:rsidRDefault="001F1620">
      <w:pPr>
        <w:spacing w:after="0" w:line="276" w:lineRule="auto"/>
        <w:ind w:firstLine="720"/>
        <w:jc w:val="both"/>
        <w:rPr>
          <w:rFonts w:ascii="Times New Roman" w:eastAsia="Times New Roman" w:hAnsi="Times New Roman" w:cs="Times New Roman"/>
          <w:sz w:val="28"/>
          <w:szCs w:val="28"/>
          <w:highlight w:val="white"/>
        </w:rPr>
      </w:pPr>
      <w:bookmarkStart w:id="417" w:name="_4mwxhd24ram6" w:colFirst="0" w:colLast="0"/>
      <w:bookmarkEnd w:id="417"/>
      <w:del w:id="418" w:author="Ольга" w:date="2019-06-25T08:03:00Z">
        <w:r w:rsidDel="008A15F5">
          <w:rPr>
            <w:rFonts w:ascii="Times New Roman" w:eastAsia="Times New Roman" w:hAnsi="Times New Roman" w:cs="Times New Roman"/>
            <w:color w:val="282828"/>
            <w:sz w:val="28"/>
            <w:szCs w:val="28"/>
            <w:highlight w:val="white"/>
          </w:rPr>
          <w:delText xml:space="preserve"> </w:delText>
        </w:r>
      </w:del>
      <w:r>
        <w:rPr>
          <w:rFonts w:ascii="Times New Roman" w:eastAsia="Times New Roman" w:hAnsi="Times New Roman" w:cs="Times New Roman"/>
          <w:color w:val="282828"/>
          <w:sz w:val="28"/>
          <w:szCs w:val="28"/>
          <w:highlight w:val="white"/>
        </w:rPr>
        <w:t xml:space="preserve">Приложение может быть внедрено в ИТ-компанию, предоставляющую, услуги разработки, сопровождения и тестирования программных продуктов в разных отраслях. </w:t>
      </w:r>
      <w:r>
        <w:rPr>
          <w:rFonts w:ascii="Times New Roman" w:eastAsia="Times New Roman" w:hAnsi="Times New Roman" w:cs="Times New Roman"/>
          <w:sz w:val="28"/>
          <w:szCs w:val="28"/>
        </w:rPr>
        <w:t>Внедрение спроектированной информационно-аналитической системы</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highlight w:val="white"/>
        </w:rPr>
        <w:t>управления ИТ-проектами на этапе тестирования</w:t>
      </w:r>
      <w:del w:id="419" w:author="Ольга" w:date="2019-06-25T08:03:00Z">
        <w:r w:rsidDel="008A15F5">
          <w:rPr>
            <w:rFonts w:ascii="Times New Roman" w:eastAsia="Times New Roman" w:hAnsi="Times New Roman" w:cs="Times New Roman"/>
            <w:b/>
            <w:sz w:val="28"/>
            <w:szCs w:val="28"/>
            <w:highlight w:val="white"/>
          </w:rPr>
          <w:delText xml:space="preserve"> </w:delText>
        </w:r>
      </w:del>
      <w:r>
        <w:rPr>
          <w:rFonts w:ascii="Times New Roman" w:eastAsia="Times New Roman" w:hAnsi="Times New Roman" w:cs="Times New Roman"/>
          <w:sz w:val="28"/>
          <w:szCs w:val="28"/>
        </w:rPr>
        <w:t xml:space="preserve"> позволит оптимизировать этап тестирования, повысить качество разрабатываемого программного обеспечения и эффективность управления разработкой ПО.</w:t>
      </w:r>
    </w:p>
    <w:p w:rsidR="00550131" w:rsidRPr="001F1620" w:rsidRDefault="00550131" w:rsidP="001F1620"/>
    <w:p w:rsidR="00550131" w:rsidRDefault="00550131"/>
    <w:p w:rsidR="00550131" w:rsidRDefault="00550131"/>
    <w:p w:rsidR="00550131" w:rsidRDefault="00550131"/>
    <w:p w:rsidR="00550131" w:rsidRDefault="00550131"/>
    <w:p w:rsidR="00550131" w:rsidRDefault="00550131"/>
    <w:p w:rsidR="00550131" w:rsidRDefault="00550131"/>
    <w:p w:rsidR="00550131" w:rsidRDefault="00550131"/>
    <w:p w:rsidR="00550131" w:rsidRDefault="00550131"/>
    <w:p w:rsidR="00550131" w:rsidRDefault="00550131"/>
    <w:p w:rsidR="00550131" w:rsidRDefault="001F1620">
      <w:r>
        <w:br w:type="page"/>
      </w:r>
    </w:p>
    <w:p w:rsidR="00550131" w:rsidRDefault="001F1620">
      <w:pPr>
        <w:pStyle w:val="1"/>
        <w:ind w:firstLine="567"/>
        <w:jc w:val="center"/>
        <w:rPr>
          <w:rFonts w:ascii="Times New Roman" w:eastAsia="Times New Roman" w:hAnsi="Times New Roman" w:cs="Times New Roman"/>
          <w:b/>
          <w:color w:val="000000"/>
        </w:rPr>
      </w:pPr>
      <w:bookmarkStart w:id="420" w:name="_Toc12283073"/>
      <w:r>
        <w:rPr>
          <w:rFonts w:ascii="Times New Roman" w:eastAsia="Times New Roman" w:hAnsi="Times New Roman" w:cs="Times New Roman"/>
          <w:b/>
          <w:color w:val="000000"/>
        </w:rPr>
        <w:lastRenderedPageBreak/>
        <w:t>БИБЛИОГРАФИЧЕСКИЙ СПИСОК</w:t>
      </w:r>
      <w:bookmarkEnd w:id="420"/>
    </w:p>
    <w:p w:rsidR="00550131" w:rsidRDefault="001F1620">
      <w:pPr>
        <w:pStyle w:val="2"/>
        <w:keepNext w:val="0"/>
        <w:keepLines w:val="0"/>
        <w:widowControl w:val="0"/>
        <w:spacing w:before="360" w:after="80" w:line="276" w:lineRule="auto"/>
        <w:ind w:firstLine="567"/>
        <w:jc w:val="both"/>
        <w:rPr>
          <w:rFonts w:ascii="Times New Roman" w:eastAsia="Times New Roman" w:hAnsi="Times New Roman" w:cs="Times New Roman"/>
          <w:b/>
          <w:color w:val="000000"/>
          <w:sz w:val="28"/>
          <w:szCs w:val="28"/>
        </w:rPr>
      </w:pPr>
      <w:bookmarkStart w:id="421" w:name="_jxgmgrrf2ish" w:colFirst="0" w:colLast="0"/>
      <w:bookmarkStart w:id="422" w:name="_Toc12283074"/>
      <w:bookmarkEnd w:id="421"/>
      <w:r>
        <w:rPr>
          <w:rFonts w:ascii="Times New Roman" w:eastAsia="Times New Roman" w:hAnsi="Times New Roman" w:cs="Times New Roman"/>
          <w:b/>
          <w:color w:val="000000"/>
          <w:sz w:val="28"/>
          <w:szCs w:val="28"/>
        </w:rPr>
        <w:t>Список использованных источников</w:t>
      </w:r>
      <w:bookmarkEnd w:id="422"/>
    </w:p>
    <w:p w:rsidR="00D554B0" w:rsidRPr="00D554B0" w:rsidRDefault="00D554B0" w:rsidP="00D554B0">
      <w:pPr>
        <w:spacing w:after="0"/>
      </w:pPr>
    </w:p>
    <w:p w:rsidR="00550131" w:rsidRDefault="001F1620">
      <w:pPr>
        <w:numPr>
          <w:ilvl w:val="0"/>
          <w:numId w:val="17"/>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ИСО 8402-94 Управление качеством и обеспечение качества [Электронный ресурс] // stroysvoimirukami.ru – Электронный журнал. – Режим доступа: http://stroysvoimirukami.ru/iso-8402-94/. – Дата доступа: 01.03.2018.</w:t>
      </w:r>
    </w:p>
    <w:p w:rsidR="00550131" w:rsidRDefault="001F1620">
      <w:pPr>
        <w:numPr>
          <w:ilvl w:val="0"/>
          <w:numId w:val="17"/>
        </w:numPr>
        <w:spacing w:after="0" w:line="276" w:lineRule="auto"/>
        <w:ind w:right="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Курс «Тестирование ПО» Тема 4 «Разработка тестов» ЦОТ </w:t>
      </w:r>
      <w:r>
        <w:rPr>
          <w:rFonts w:ascii="Times New Roman" w:eastAsia="Times New Roman" w:hAnsi="Times New Roman" w:cs="Times New Roman"/>
          <w:sz w:val="28"/>
          <w:szCs w:val="28"/>
        </w:rPr>
        <w:t xml:space="preserve">[Электронный ресурс] // ppt-online.org – </w:t>
      </w:r>
      <w:r>
        <w:rPr>
          <w:rFonts w:ascii="Times New Roman" w:eastAsia="Times New Roman" w:hAnsi="Times New Roman" w:cs="Times New Roman"/>
          <w:sz w:val="28"/>
          <w:szCs w:val="28"/>
          <w:highlight w:val="white"/>
        </w:rPr>
        <w:t>ЦОТ "Белхард" – Режим доступа:</w:t>
      </w:r>
      <w:hyperlink r:id="rId28">
        <w:r>
          <w:rPr>
            <w:rFonts w:ascii="Times New Roman" w:eastAsia="Times New Roman" w:hAnsi="Times New Roman" w:cs="Times New Roman"/>
            <w:color w:val="1155CC"/>
            <w:sz w:val="28"/>
            <w:szCs w:val="28"/>
            <w:highlight w:val="white"/>
            <w:u w:val="single"/>
          </w:rPr>
          <w:t xml:space="preserve"> </w:t>
        </w:r>
      </w:hyperlink>
      <w:r>
        <w:rPr>
          <w:rFonts w:ascii="Times New Roman" w:eastAsia="Times New Roman" w:hAnsi="Times New Roman" w:cs="Times New Roman"/>
          <w:sz w:val="28"/>
          <w:szCs w:val="28"/>
          <w:highlight w:val="white"/>
        </w:rPr>
        <w:t>https://ppt-online.org/17885. – Дата доступа: 01.03.2018.</w:t>
      </w:r>
    </w:p>
    <w:p w:rsidR="00550131" w:rsidRDefault="001F1620">
      <w:pPr>
        <w:numPr>
          <w:ilvl w:val="0"/>
          <w:numId w:val="17"/>
        </w:numPr>
        <w:spacing w:after="0" w:line="276" w:lineRule="auto"/>
        <w:ind w:right="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Риски в тестировании ПО </w:t>
      </w:r>
      <w:r>
        <w:rPr>
          <w:rFonts w:ascii="Times New Roman" w:eastAsia="Times New Roman" w:hAnsi="Times New Roman" w:cs="Times New Roman"/>
          <w:sz w:val="28"/>
          <w:szCs w:val="28"/>
        </w:rPr>
        <w:t>[Электронный ресурс] // software-testing.ru – Портал тестирование и качество ПО. – 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Режим доступа:</w:t>
      </w:r>
      <w:hyperlink r:id="rId29">
        <w:r>
          <w:rPr>
            <w:rFonts w:ascii="Times New Roman" w:eastAsia="Times New Roman" w:hAnsi="Times New Roman" w:cs="Times New Roman"/>
            <w:color w:val="1155CC"/>
            <w:sz w:val="28"/>
            <w:szCs w:val="28"/>
            <w:u w:val="single"/>
          </w:rPr>
          <w:t xml:space="preserve"> </w:t>
        </w:r>
      </w:hyperlink>
      <w:r>
        <w:rPr>
          <w:rFonts w:ascii="Times New Roman" w:eastAsia="Times New Roman" w:hAnsi="Times New Roman" w:cs="Times New Roman"/>
          <w:sz w:val="28"/>
          <w:szCs w:val="28"/>
        </w:rPr>
        <w:t>http://software-testing.ru/library/testing/general-testing/335-risk-management-in-software-testing/ . – Дата доступа: 01.03.2018.</w:t>
      </w:r>
    </w:p>
    <w:p w:rsidR="00550131" w:rsidRDefault="001F1620">
      <w:pPr>
        <w:numPr>
          <w:ilvl w:val="0"/>
          <w:numId w:val="17"/>
        </w:numPr>
        <w:spacing w:after="0" w:line="276" w:lineRule="auto"/>
        <w:ind w:right="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Афифи, А. Статистический анализ: Подход с использованием ЭВМ. /  С. Эйзен . Пер. с англ Мир,. – 1982. – C. 488.</w:t>
      </w:r>
    </w:p>
    <w:p w:rsidR="00550131" w:rsidRDefault="001F1620">
      <w:pPr>
        <w:numPr>
          <w:ilvl w:val="0"/>
          <w:numId w:val="17"/>
        </w:numPr>
        <w:spacing w:after="0" w:line="276" w:lineRule="auto"/>
        <w:ind w:right="85"/>
        <w:jc w:val="both"/>
        <w:rPr>
          <w:rFonts w:ascii="Times New Roman" w:eastAsia="Times New Roman" w:hAnsi="Times New Roman" w:cs="Times New Roman"/>
          <w:sz w:val="28"/>
          <w:szCs w:val="28"/>
        </w:rPr>
      </w:pPr>
      <w:r w:rsidRPr="001F1620">
        <w:rPr>
          <w:rFonts w:ascii="Times New Roman" w:eastAsia="Times New Roman" w:hAnsi="Times New Roman" w:cs="Times New Roman"/>
          <w:sz w:val="28"/>
          <w:szCs w:val="28"/>
          <w:lang w:val="en-US"/>
        </w:rPr>
        <w:t>ISO/IEC 25000:2014 Systems and software engineering -- Systems and software Quality Requirements and Evaluation (SQuaRE) – Guide to SQuaRE  [</w:t>
      </w:r>
      <w:r>
        <w:rPr>
          <w:rFonts w:ascii="Times New Roman" w:eastAsia="Times New Roman" w:hAnsi="Times New Roman" w:cs="Times New Roman"/>
          <w:sz w:val="28"/>
          <w:szCs w:val="28"/>
        </w:rPr>
        <w:t>Электронный</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ресурс</w:t>
      </w:r>
      <w:r w:rsidRPr="001F1620">
        <w:rPr>
          <w:rFonts w:ascii="Times New Roman" w:eastAsia="Times New Roman" w:hAnsi="Times New Roman" w:cs="Times New Roman"/>
          <w:sz w:val="28"/>
          <w:szCs w:val="28"/>
          <w:lang w:val="en-US"/>
        </w:rPr>
        <w:t xml:space="preserve">] // www.sis.se – </w:t>
      </w:r>
      <w:r>
        <w:rPr>
          <w:rFonts w:ascii="Times New Roman" w:eastAsia="Times New Roman" w:hAnsi="Times New Roman" w:cs="Times New Roman"/>
          <w:sz w:val="28"/>
          <w:szCs w:val="28"/>
        </w:rPr>
        <w:t>Режим</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доступа</w:t>
      </w:r>
      <w:r w:rsidRPr="001F1620">
        <w:rPr>
          <w:rFonts w:ascii="Times New Roman" w:eastAsia="Times New Roman" w:hAnsi="Times New Roman" w:cs="Times New Roman"/>
          <w:sz w:val="28"/>
          <w:szCs w:val="28"/>
          <w:lang w:val="en-US"/>
        </w:rPr>
        <w:t>:</w:t>
      </w:r>
      <w:r w:rsidR="005130BD">
        <w:fldChar w:fldCharType="begin"/>
      </w:r>
      <w:r w:rsidR="005130BD" w:rsidRPr="006F2B77">
        <w:rPr>
          <w:lang w:val="en-US"/>
          <w:rPrChange w:id="423" w:author="Ольга" w:date="2019-06-25T07:38:00Z">
            <w:rPr/>
          </w:rPrChange>
        </w:rPr>
        <w:instrText>HYPERLINK "http://nauka-rastudent.ru/27/3247/" \h</w:instrText>
      </w:r>
      <w:r w:rsidR="005130BD">
        <w:fldChar w:fldCharType="separate"/>
      </w:r>
      <w:r w:rsidRPr="001F1620">
        <w:rPr>
          <w:rFonts w:ascii="Times New Roman" w:eastAsia="Times New Roman" w:hAnsi="Times New Roman" w:cs="Times New Roman"/>
          <w:color w:val="1155CC"/>
          <w:sz w:val="28"/>
          <w:szCs w:val="28"/>
          <w:u w:val="single"/>
          <w:lang w:val="en-US"/>
        </w:rPr>
        <w:t xml:space="preserve"> </w:t>
      </w:r>
      <w:r w:rsidR="005130BD">
        <w:fldChar w:fldCharType="end"/>
      </w:r>
      <w:r w:rsidRPr="001F1620">
        <w:rPr>
          <w:rFonts w:ascii="Times New Roman" w:eastAsia="Times New Roman" w:hAnsi="Times New Roman" w:cs="Times New Roman"/>
          <w:sz w:val="28"/>
          <w:szCs w:val="28"/>
          <w:lang w:val="en-US"/>
        </w:rPr>
        <w:t xml:space="preserve">https://www.sis.se/api/document/preview/917156/.  </w:t>
      </w:r>
      <w:r>
        <w:rPr>
          <w:rFonts w:ascii="Times New Roman" w:eastAsia="Times New Roman" w:hAnsi="Times New Roman" w:cs="Times New Roman"/>
          <w:sz w:val="28"/>
          <w:szCs w:val="28"/>
        </w:rPr>
        <w:t>– Дата доступа: 20.03.2018.</w:t>
      </w:r>
    </w:p>
    <w:p w:rsidR="00550131" w:rsidRDefault="001F1620">
      <w:pPr>
        <w:numPr>
          <w:ilvl w:val="0"/>
          <w:numId w:val="17"/>
        </w:numPr>
        <w:spacing w:after="0" w:line="276" w:lineRule="auto"/>
        <w:ind w:right="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ГОСТ Р ИСО/МЭК 9126-93. Информационная технология. Оценка программной продукции. Характеристики качества и руководства по их применению [Электронный ресурс] // http://docs.cntd.ru – Электронный фонд правовой и нормативно-технической документации – Режим доступа: http://docs.cntd.ru/document/gost-r-iso-mek-9126-93/ . – Дата доступа: 20.03.2018.</w:t>
      </w:r>
    </w:p>
    <w:p w:rsidR="00550131" w:rsidRDefault="001F1620">
      <w:pPr>
        <w:numPr>
          <w:ilvl w:val="0"/>
          <w:numId w:val="17"/>
        </w:numPr>
        <w:spacing w:after="0" w:line="276" w:lineRule="auto"/>
        <w:ind w:right="85"/>
        <w:jc w:val="both"/>
        <w:rPr>
          <w:rFonts w:ascii="Times New Roman" w:eastAsia="Times New Roman" w:hAnsi="Times New Roman" w:cs="Times New Roman"/>
          <w:sz w:val="28"/>
          <w:szCs w:val="28"/>
        </w:rPr>
      </w:pPr>
      <w:r w:rsidRPr="001F1620">
        <w:rPr>
          <w:rFonts w:ascii="Times New Roman" w:eastAsia="Times New Roman" w:hAnsi="Times New Roman" w:cs="Times New Roman"/>
          <w:sz w:val="28"/>
          <w:szCs w:val="28"/>
          <w:lang w:val="en-US"/>
        </w:rPr>
        <w:t xml:space="preserve">C/S2ESC - Software &amp; Systems Engineering Standards Committee. </w:t>
      </w:r>
      <w:r>
        <w:rPr>
          <w:rFonts w:ascii="Times New Roman" w:eastAsia="Times New Roman" w:hAnsi="Times New Roman" w:cs="Times New Roman"/>
          <w:sz w:val="28"/>
          <w:szCs w:val="28"/>
        </w:rPr>
        <w:t>[Электронный ресурс] // http://www.mit.jyu.fi – Режим доступа: http://www.mit.jyu.fi/ope/kurssit/TIES462/Materiaalit/IEEE_SoftwareEngGlossary.pdf. – Дата доступа: 20.03.2018.</w:t>
      </w:r>
    </w:p>
    <w:p w:rsidR="00550131" w:rsidRDefault="001F1620">
      <w:pPr>
        <w:numPr>
          <w:ilvl w:val="0"/>
          <w:numId w:val="17"/>
        </w:numPr>
        <w:spacing w:after="0" w:line="276" w:lineRule="auto"/>
        <w:jc w:val="both"/>
        <w:rPr>
          <w:rFonts w:ascii="Times New Roman" w:eastAsia="Times New Roman" w:hAnsi="Times New Roman" w:cs="Times New Roman"/>
          <w:sz w:val="28"/>
          <w:szCs w:val="28"/>
        </w:rPr>
      </w:pPr>
      <w:r w:rsidRPr="001F1620">
        <w:rPr>
          <w:rFonts w:ascii="Times New Roman" w:eastAsia="Times New Roman" w:hAnsi="Times New Roman" w:cs="Times New Roman"/>
          <w:sz w:val="28"/>
          <w:szCs w:val="28"/>
          <w:lang w:val="en-US"/>
        </w:rPr>
        <w:t xml:space="preserve">ISO/IEC 25010:2011 Systems and software engineering – Systems and software Quality Requirements and Evaluation (SQuaRE) – System and software quality models. </w:t>
      </w:r>
      <w:r>
        <w:rPr>
          <w:rFonts w:ascii="Times New Roman" w:eastAsia="Times New Roman" w:hAnsi="Times New Roman" w:cs="Times New Roman"/>
          <w:sz w:val="28"/>
          <w:szCs w:val="28"/>
        </w:rPr>
        <w:t xml:space="preserve">ГОСТ Р ИСО/МЭК 25010-2015 Информационные технологии. Системная и программная инженерия. Требования и оценка качества систем и программного обеспечения (SQuaRE). Модели качества систем и программных продуктов [Электронный ресурс] // http://docs.cntd.ru – Электронный фонд правовой и </w:t>
      </w:r>
      <w:r>
        <w:rPr>
          <w:rFonts w:ascii="Times New Roman" w:eastAsia="Times New Roman" w:hAnsi="Times New Roman" w:cs="Times New Roman"/>
          <w:sz w:val="28"/>
          <w:szCs w:val="28"/>
        </w:rPr>
        <w:lastRenderedPageBreak/>
        <w:t>нормативно-технической документации – Режим доступа: http://docs.cntd.ru/document/1200121069/ . – Дата доступа: 20.03.2018.</w:t>
      </w:r>
    </w:p>
    <w:p w:rsidR="00550131" w:rsidRPr="001F1620" w:rsidRDefault="001F1620">
      <w:pPr>
        <w:numPr>
          <w:ilvl w:val="0"/>
          <w:numId w:val="17"/>
        </w:numPr>
        <w:spacing w:after="0"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Гласс, Р. Факты и заблуждения профессионального программирования. </w:t>
      </w:r>
      <w:r w:rsidRPr="001F1620">
        <w:rPr>
          <w:rFonts w:ascii="Times New Roman" w:eastAsia="Times New Roman" w:hAnsi="Times New Roman" w:cs="Times New Roman"/>
          <w:sz w:val="28"/>
          <w:szCs w:val="28"/>
          <w:lang w:val="en-US"/>
        </w:rPr>
        <w:t xml:space="preserve">Facts and Fallacies of Software Engineering. / </w:t>
      </w:r>
      <w:r>
        <w:rPr>
          <w:rFonts w:ascii="Times New Roman" w:eastAsia="Times New Roman" w:hAnsi="Times New Roman" w:cs="Times New Roman"/>
          <w:sz w:val="28"/>
          <w:szCs w:val="28"/>
        </w:rPr>
        <w:t>Пер</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англ</w:t>
      </w:r>
      <w:r w:rsidRPr="001F1620">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СПб</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Символ</w:t>
      </w:r>
      <w:r w:rsidRPr="001F1620">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Плюс</w:t>
      </w:r>
      <w:r w:rsidRPr="001F1620">
        <w:rPr>
          <w:rFonts w:ascii="Times New Roman" w:eastAsia="Times New Roman" w:hAnsi="Times New Roman" w:cs="Times New Roman"/>
          <w:sz w:val="28"/>
          <w:szCs w:val="28"/>
          <w:lang w:val="en-US"/>
        </w:rPr>
        <w:t xml:space="preserve">, 2007. – 240. c., </w:t>
      </w:r>
      <w:r>
        <w:rPr>
          <w:rFonts w:ascii="Times New Roman" w:eastAsia="Times New Roman" w:hAnsi="Times New Roman" w:cs="Times New Roman"/>
          <w:sz w:val="28"/>
          <w:szCs w:val="28"/>
        </w:rPr>
        <w:t>ил</w:t>
      </w:r>
      <w:r w:rsidRPr="001F1620">
        <w:rPr>
          <w:rFonts w:ascii="Times New Roman" w:eastAsia="Times New Roman" w:hAnsi="Times New Roman" w:cs="Times New Roman"/>
          <w:sz w:val="28"/>
          <w:szCs w:val="28"/>
          <w:lang w:val="en-US"/>
        </w:rPr>
        <w:t xml:space="preserve">. </w:t>
      </w:r>
    </w:p>
    <w:p w:rsidR="00550131" w:rsidRPr="001F1620" w:rsidRDefault="001F1620">
      <w:pPr>
        <w:numPr>
          <w:ilvl w:val="0"/>
          <w:numId w:val="17"/>
        </w:numPr>
        <w:spacing w:after="0" w:line="276" w:lineRule="auto"/>
        <w:jc w:val="both"/>
        <w:rPr>
          <w:rFonts w:ascii="Times New Roman" w:eastAsia="Times New Roman" w:hAnsi="Times New Roman" w:cs="Times New Roman"/>
          <w:sz w:val="28"/>
          <w:szCs w:val="28"/>
          <w:lang w:val="en-US"/>
        </w:rPr>
      </w:pPr>
      <w:r w:rsidRPr="001F1620">
        <w:rPr>
          <w:rFonts w:ascii="Times New Roman" w:eastAsia="Times New Roman" w:hAnsi="Times New Roman" w:cs="Times New Roman"/>
          <w:sz w:val="28"/>
          <w:szCs w:val="28"/>
          <w:lang w:val="en-US"/>
        </w:rPr>
        <w:t xml:space="preserve"> ISO/IEC 14598-6 Software engineering – Product evaluation – Part 6: Documentation of evaluation modules [</w:t>
      </w:r>
      <w:r>
        <w:rPr>
          <w:rFonts w:ascii="Times New Roman" w:eastAsia="Times New Roman" w:hAnsi="Times New Roman" w:cs="Times New Roman"/>
          <w:sz w:val="28"/>
          <w:szCs w:val="28"/>
        </w:rPr>
        <w:t>Электронный</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ресурс</w:t>
      </w:r>
      <w:r w:rsidRPr="001F1620">
        <w:rPr>
          <w:rFonts w:ascii="Times New Roman" w:eastAsia="Times New Roman" w:hAnsi="Times New Roman" w:cs="Times New Roman"/>
          <w:sz w:val="28"/>
          <w:szCs w:val="28"/>
          <w:lang w:val="en-US"/>
        </w:rPr>
        <w:t xml:space="preserve">] // http://bcc.portal.gov.bd – </w:t>
      </w:r>
      <w:r>
        <w:rPr>
          <w:rFonts w:ascii="Times New Roman" w:eastAsia="Times New Roman" w:hAnsi="Times New Roman" w:cs="Times New Roman"/>
          <w:sz w:val="28"/>
          <w:szCs w:val="28"/>
        </w:rPr>
        <w:t>Режим</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доступа</w:t>
      </w:r>
      <w:r w:rsidRPr="001F1620">
        <w:rPr>
          <w:rFonts w:ascii="Times New Roman" w:eastAsia="Times New Roman" w:hAnsi="Times New Roman" w:cs="Times New Roman"/>
          <w:sz w:val="28"/>
          <w:szCs w:val="28"/>
          <w:lang w:val="en-US"/>
        </w:rPr>
        <w:t xml:space="preserve">: http://bcc.portal.gov.bd/sites/default/files/files/bcc.portal.gov.bd/page/adeaf3e5_cc55_4222_8767_f26bcaec3f70/ISO_IEC_14598-6.pdf  – </w:t>
      </w:r>
      <w:r>
        <w:rPr>
          <w:rFonts w:ascii="Times New Roman" w:eastAsia="Times New Roman" w:hAnsi="Times New Roman" w:cs="Times New Roman"/>
          <w:sz w:val="28"/>
          <w:szCs w:val="28"/>
        </w:rPr>
        <w:t>Дата</w:t>
      </w: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доступа</w:t>
      </w:r>
      <w:r w:rsidRPr="001F1620">
        <w:rPr>
          <w:rFonts w:ascii="Times New Roman" w:eastAsia="Times New Roman" w:hAnsi="Times New Roman" w:cs="Times New Roman"/>
          <w:sz w:val="28"/>
          <w:szCs w:val="28"/>
          <w:lang w:val="en-US"/>
        </w:rPr>
        <w:t>: 01.04.2018.</w:t>
      </w:r>
    </w:p>
    <w:p w:rsidR="00550131" w:rsidRDefault="001F1620">
      <w:pPr>
        <w:numPr>
          <w:ilvl w:val="0"/>
          <w:numId w:val="17"/>
        </w:numPr>
        <w:spacing w:after="0" w:line="276" w:lineRule="auto"/>
        <w:jc w:val="both"/>
        <w:rPr>
          <w:rFonts w:ascii="Times New Roman" w:eastAsia="Times New Roman" w:hAnsi="Times New Roman" w:cs="Times New Roman"/>
          <w:sz w:val="28"/>
          <w:szCs w:val="28"/>
        </w:rPr>
      </w:pPr>
      <w:r w:rsidRPr="001F162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Самые важные метрики QA [Электронный ресурс] // doitsmartly.ru Тестирование ПО. – Режим доступа: https://doitsmartly.ru/all-articles/sw-testing/133-the-most-important-metrics-in-qa.htm/  – Дата доступа: 15.04.2018.</w:t>
      </w:r>
    </w:p>
    <w:p w:rsidR="00550131" w:rsidRDefault="001F1620">
      <w:pPr>
        <w:numPr>
          <w:ilvl w:val="0"/>
          <w:numId w:val="1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Оценка проектов тестирования [Электронный ресурс] // www.slideshare.net – Доклад Григория Сенина на встрече Московского клуба тестировщиков в офисе Билай. Режим доступа: https://www.slideshare.net/rinauzhevko/ss-46816672  – Дата доступа: 01.05.2018.</w:t>
      </w:r>
    </w:p>
    <w:p w:rsidR="00550131" w:rsidRDefault="001F1620">
      <w:pPr>
        <w:numPr>
          <w:ilvl w:val="0"/>
          <w:numId w:val="1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ГОСТ Р ИСО МЭК ТО 10032-2007: Эталонная модель управления данными. Идентичен ISO/IEC TR 10032:2003 Information technology — Reference model of data management [Электронный ресурс] // http://docs.cntd.ru – Электронный фонд правовой и нормативно-технической документации – Режим доступа: http://docs.cntd.ru/document/gost-r-iso-mek-to-10032-2007/ – Дата доступа: 09.07.2018.</w:t>
      </w:r>
    </w:p>
    <w:p w:rsidR="00550131" w:rsidRDefault="001F1620">
      <w:pPr>
        <w:numPr>
          <w:ilvl w:val="0"/>
          <w:numId w:val="1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ГОСТ 33707-2016 (ISO/IEC 2382:2015) Информационные технологии (ИТ). Словарь [Электронный ресурс] // http://docs.cntd.ru – Электронный фонд правовой и нормативно-технической документации – Режим доступа: https://webstore.iec.ch/publication/22380 / – Дата доступа: 09.07.2018.</w:t>
      </w:r>
    </w:p>
    <w:p w:rsidR="00550131" w:rsidRDefault="001F1620">
      <w:pPr>
        <w:numPr>
          <w:ilvl w:val="0"/>
          <w:numId w:val="1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ГОСТ Р ИСО/МЭК ТО 10032-2007 Эталонная модель управления данными.  Идентичен ISO/IEC TR 10032:2003 Information technology – Reference model of data management [Электронный ресурс] // http://www.gostrf.com  – </w:t>
      </w:r>
      <w:r>
        <w:rPr>
          <w:rFonts w:ascii="Times New Roman" w:eastAsia="Times New Roman" w:hAnsi="Times New Roman" w:cs="Times New Roman"/>
          <w:sz w:val="28"/>
          <w:szCs w:val="28"/>
          <w:highlight w:val="white"/>
        </w:rPr>
        <w:t xml:space="preserve">Информационно-справочная система </w:t>
      </w:r>
      <w:r>
        <w:rPr>
          <w:rFonts w:ascii="Times New Roman" w:eastAsia="Times New Roman" w:hAnsi="Times New Roman" w:cs="Times New Roman"/>
          <w:sz w:val="28"/>
          <w:szCs w:val="28"/>
        </w:rPr>
        <w:t>– Режим доступа: http://www.belstat.gov.by/ofitsialnaya-statistika/solialnaya-sfera/uslugi/publikatsii_11/index_289/ . – Дата доступа: 09.07.2018.</w:t>
      </w:r>
    </w:p>
    <w:p w:rsidR="00550131" w:rsidRDefault="001F1620">
      <w:pPr>
        <w:numPr>
          <w:ilvl w:val="0"/>
          <w:numId w:val="17"/>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lastRenderedPageBreak/>
        <w:t xml:space="preserve"> Кузнецов, С.Д. Основы баз данных. / С.Д. Кузнецов // 2-е изд. </w:t>
      </w:r>
      <w:r>
        <w:rPr>
          <w:rFonts w:ascii="Times New Roman" w:eastAsia="Times New Roman" w:hAnsi="Times New Roman" w:cs="Times New Roman"/>
          <w:sz w:val="28"/>
          <w:szCs w:val="28"/>
        </w:rPr>
        <w:t>–</w:t>
      </w:r>
      <w:r>
        <w:rPr>
          <w:rFonts w:ascii="Times New Roman" w:eastAsia="Times New Roman" w:hAnsi="Times New Roman" w:cs="Times New Roman"/>
          <w:sz w:val="28"/>
          <w:szCs w:val="28"/>
          <w:highlight w:val="white"/>
        </w:rPr>
        <w:t xml:space="preserve"> М.: Интернет-университет информационных технологий БИНОМ. Лаборатория знаний, 2007. </w:t>
      </w:r>
      <w:r>
        <w:rPr>
          <w:rFonts w:ascii="Times New Roman" w:eastAsia="Times New Roman" w:hAnsi="Times New Roman" w:cs="Times New Roman"/>
          <w:sz w:val="28"/>
          <w:szCs w:val="28"/>
        </w:rPr>
        <w:t>–</w:t>
      </w:r>
      <w:r>
        <w:rPr>
          <w:rFonts w:ascii="Times New Roman" w:eastAsia="Times New Roman" w:hAnsi="Times New Roman" w:cs="Times New Roman"/>
          <w:sz w:val="28"/>
          <w:szCs w:val="28"/>
          <w:highlight w:val="white"/>
        </w:rPr>
        <w:t xml:space="preserve"> 484 с.</w:t>
      </w:r>
    </w:p>
    <w:p w:rsidR="00550131" w:rsidRDefault="001F1620">
      <w:pPr>
        <w:numPr>
          <w:ilvl w:val="0"/>
          <w:numId w:val="17"/>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Проектирование реляционных баз данных </w:t>
      </w:r>
      <w:r>
        <w:rPr>
          <w:rFonts w:ascii="Times New Roman" w:eastAsia="Times New Roman" w:hAnsi="Times New Roman" w:cs="Times New Roman"/>
          <w:sz w:val="28"/>
          <w:szCs w:val="28"/>
        </w:rPr>
        <w:t xml:space="preserve">[Электронный ресурс] // http://www.protesting.ru  – </w:t>
      </w:r>
      <w:r>
        <w:rPr>
          <w:rFonts w:ascii="Times New Roman" w:eastAsia="Times New Roman" w:hAnsi="Times New Roman" w:cs="Times New Roman"/>
          <w:sz w:val="28"/>
          <w:szCs w:val="28"/>
          <w:highlight w:val="white"/>
        </w:rPr>
        <w:t xml:space="preserve">сайт Мои Лекции.ру </w:t>
      </w:r>
      <w:r>
        <w:rPr>
          <w:rFonts w:ascii="Times New Roman" w:eastAsia="Times New Roman" w:hAnsi="Times New Roman" w:cs="Times New Roman"/>
          <w:sz w:val="28"/>
          <w:szCs w:val="28"/>
        </w:rPr>
        <w:t>– Режим доступа: https://mylektsii.ru/5-100107.html . – Дата доступа: 09.07.2018.</w:t>
      </w:r>
    </w:p>
    <w:p w:rsidR="00550131" w:rsidRDefault="001F1620">
      <w:pPr>
        <w:numPr>
          <w:ilvl w:val="0"/>
          <w:numId w:val="17"/>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Серьезность и Приоритет Дефекта  </w:t>
      </w:r>
      <w:r>
        <w:rPr>
          <w:rFonts w:ascii="Times New Roman" w:eastAsia="Times New Roman" w:hAnsi="Times New Roman" w:cs="Times New Roman"/>
          <w:sz w:val="28"/>
          <w:szCs w:val="28"/>
        </w:rPr>
        <w:t xml:space="preserve">[Электронный ресурс] // mylektsii.ru  – </w:t>
      </w:r>
      <w:r>
        <w:rPr>
          <w:rFonts w:ascii="Times New Roman" w:eastAsia="Times New Roman" w:hAnsi="Times New Roman" w:cs="Times New Roman"/>
          <w:sz w:val="28"/>
          <w:szCs w:val="28"/>
          <w:highlight w:val="white"/>
        </w:rPr>
        <w:t xml:space="preserve">сайт Про Тестинг </w:t>
      </w:r>
      <w:r>
        <w:rPr>
          <w:rFonts w:ascii="Times New Roman" w:eastAsia="Times New Roman" w:hAnsi="Times New Roman" w:cs="Times New Roman"/>
          <w:sz w:val="28"/>
          <w:szCs w:val="28"/>
        </w:rPr>
        <w:t>–</w:t>
      </w:r>
      <w:r>
        <w:rPr>
          <w:rFonts w:ascii="Times New Roman" w:eastAsia="Times New Roman" w:hAnsi="Times New Roman" w:cs="Times New Roman"/>
          <w:sz w:val="28"/>
          <w:szCs w:val="28"/>
          <w:highlight w:val="white"/>
        </w:rPr>
        <w:t xml:space="preserve"> Тестирование Программного Обеспечения </w:t>
      </w:r>
      <w:r>
        <w:rPr>
          <w:rFonts w:ascii="Times New Roman" w:eastAsia="Times New Roman" w:hAnsi="Times New Roman" w:cs="Times New Roman"/>
          <w:sz w:val="28"/>
          <w:szCs w:val="28"/>
        </w:rPr>
        <w:t>– Режим доступа: http://www.protesting.ru/testing/bugpriority.html. – Дата доступа: 10.09.2018.</w:t>
      </w:r>
    </w:p>
    <w:p w:rsidR="00D554B0" w:rsidRDefault="00D554B0" w:rsidP="00D554B0">
      <w:pPr>
        <w:widowControl w:val="0"/>
        <w:spacing w:after="0" w:line="276" w:lineRule="auto"/>
        <w:ind w:firstLine="567"/>
        <w:jc w:val="both"/>
        <w:rPr>
          <w:rFonts w:ascii="Times New Roman" w:eastAsia="Times New Roman" w:hAnsi="Times New Roman" w:cs="Times New Roman"/>
          <w:b/>
          <w:sz w:val="28"/>
          <w:szCs w:val="28"/>
        </w:rPr>
      </w:pPr>
    </w:p>
    <w:p w:rsidR="00550131" w:rsidRPr="00D554B0" w:rsidRDefault="001F1620" w:rsidP="00D554B0">
      <w:pPr>
        <w:pStyle w:val="2"/>
        <w:keepNext w:val="0"/>
        <w:keepLines w:val="0"/>
        <w:widowControl w:val="0"/>
        <w:spacing w:before="0" w:line="276" w:lineRule="auto"/>
        <w:ind w:firstLine="567"/>
        <w:jc w:val="both"/>
        <w:rPr>
          <w:rFonts w:ascii="Times New Roman" w:eastAsia="Times New Roman" w:hAnsi="Times New Roman" w:cs="Times New Roman"/>
          <w:b/>
          <w:color w:val="000000"/>
          <w:sz w:val="28"/>
          <w:szCs w:val="28"/>
        </w:rPr>
      </w:pPr>
      <w:bookmarkStart w:id="424" w:name="_Toc12283075"/>
      <w:r w:rsidRPr="00D554B0">
        <w:rPr>
          <w:rFonts w:ascii="Times New Roman" w:eastAsia="Times New Roman" w:hAnsi="Times New Roman" w:cs="Times New Roman"/>
          <w:b/>
          <w:color w:val="000000"/>
          <w:sz w:val="28"/>
          <w:szCs w:val="28"/>
        </w:rPr>
        <w:t>Список публикаций соискателя</w:t>
      </w:r>
      <w:bookmarkEnd w:id="424"/>
    </w:p>
    <w:p w:rsidR="00D554B0" w:rsidRDefault="00D554B0" w:rsidP="00D554B0">
      <w:pPr>
        <w:widowControl w:val="0"/>
        <w:spacing w:after="0" w:line="276" w:lineRule="auto"/>
        <w:ind w:firstLine="567"/>
        <w:jc w:val="both"/>
        <w:rPr>
          <w:rFonts w:ascii="Times New Roman" w:eastAsia="Times New Roman" w:hAnsi="Times New Roman" w:cs="Times New Roman"/>
          <w:sz w:val="28"/>
          <w:szCs w:val="28"/>
          <w:highlight w:val="white"/>
        </w:rPr>
      </w:pPr>
    </w:p>
    <w:p w:rsidR="00550131" w:rsidRDefault="001F1620">
      <w:pPr>
        <w:widowControl w:val="0"/>
        <w:spacing w:after="0" w:line="276" w:lineRule="auto"/>
        <w:ind w:firstLine="567"/>
        <w:jc w:val="both"/>
        <w:rPr>
          <w:rFonts w:ascii="Times New Roman" w:eastAsia="Times New Roman" w:hAnsi="Times New Roman" w:cs="Times New Roman"/>
          <w:sz w:val="28"/>
          <w:szCs w:val="28"/>
        </w:rPr>
      </w:pPr>
      <w:commentRangeStart w:id="425"/>
      <w:r>
        <w:rPr>
          <w:rFonts w:ascii="Times New Roman" w:eastAsia="Times New Roman" w:hAnsi="Times New Roman" w:cs="Times New Roman"/>
          <w:sz w:val="28"/>
          <w:szCs w:val="28"/>
        </w:rPr>
        <w:t>1–А. Праулова, Н.С. Динамика численности населения Гродненской области / Н.С. Праулова // Устойчивое развитие экономики: международные и национальные аспекты: материалы III Междунар. науч.-практ. конф. (Полоцк, 18-19 апр. 2019 г.) – (в печати);</w:t>
      </w:r>
    </w:p>
    <w:p w:rsidR="00550131" w:rsidRDefault="001F1620">
      <w:pPr>
        <w:widowControl w:val="0"/>
        <w:spacing w:after="0" w:line="276"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2–А. Праулова, Н.С. Зеленая экономика Гродненской области / Н.С. Праулова // Проблемы прогнозирования и государственного регулирования социально-экономического развития: материалы XIX Междунар. науч. конф. (Минск, 18-19 окт. 2018 г.). В 3 т. Т. 3 / редкол.: В.В. Пинигин [и др.]. – Минск: НИЭИ М-ва экономики Респ. Беларусь, 2018. – 228с. – С.127-129.</w:t>
      </w:r>
    </w:p>
    <w:p w:rsidR="00550131" w:rsidRDefault="001F1620">
      <w:pPr>
        <w:widowControl w:val="0"/>
        <w:spacing w:after="0" w:line="276"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3–А. Праулова, Н.С. Прогнозирование демографической ситуации в Гродненской области / Н.С. Праулова // Молодежь и научно-технический прогресс: материалы ХII Междунар. науч.-практ. конф. (Губкин, 18 апр. 2019 г.). В 3 т. Т. 3 / Сост.: Е. Н. Иванцова, В. М. Уваров [и др.]. – Губкин ; Старый Оскол : ООО «Ассистент плюс», 2019. – 453с. – С.84-87.</w:t>
      </w:r>
    </w:p>
    <w:commentRangeEnd w:id="425"/>
    <w:p w:rsidR="00550131" w:rsidRDefault="00247DBF">
      <w:pPr>
        <w:widowControl w:val="0"/>
        <w:spacing w:line="360" w:lineRule="auto"/>
        <w:ind w:firstLine="567"/>
        <w:jc w:val="both"/>
        <w:rPr>
          <w:rFonts w:ascii="Times New Roman" w:eastAsia="Times New Roman" w:hAnsi="Times New Roman" w:cs="Times New Roman"/>
          <w:sz w:val="28"/>
          <w:szCs w:val="28"/>
        </w:rPr>
      </w:pPr>
      <w:r>
        <w:rPr>
          <w:rStyle w:val="af6"/>
        </w:rPr>
        <w:commentReference w:id="425"/>
      </w:r>
    </w:p>
    <w:p w:rsidR="00550131" w:rsidRDefault="00550131">
      <w:pPr>
        <w:spacing w:after="0" w:line="360" w:lineRule="auto"/>
        <w:ind w:right="85"/>
        <w:jc w:val="both"/>
        <w:rPr>
          <w:rFonts w:ascii="Times New Roman" w:eastAsia="Times New Roman" w:hAnsi="Times New Roman" w:cs="Times New Roman"/>
          <w:color w:val="FF0000"/>
          <w:sz w:val="28"/>
          <w:szCs w:val="28"/>
          <w:highlight w:val="white"/>
        </w:rPr>
      </w:pPr>
    </w:p>
    <w:p w:rsidR="00550131" w:rsidRDefault="00550131">
      <w:pPr>
        <w:rPr>
          <w:rFonts w:ascii="Times New Roman" w:eastAsia="Times New Roman" w:hAnsi="Times New Roman" w:cs="Times New Roman"/>
          <w:b/>
          <w:sz w:val="28"/>
          <w:szCs w:val="28"/>
          <w:highlight w:val="white"/>
        </w:rPr>
      </w:pPr>
      <w:bookmarkStart w:id="426" w:name="_3jd0qos" w:colFirst="0" w:colLast="0"/>
      <w:bookmarkEnd w:id="426"/>
    </w:p>
    <w:p w:rsidR="00D554B0" w:rsidRDefault="00D554B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550131" w:rsidRPr="00D554B0" w:rsidRDefault="001F1620" w:rsidP="00D83C13">
      <w:pPr>
        <w:pStyle w:val="1"/>
        <w:tabs>
          <w:tab w:val="left" w:pos="3225"/>
          <w:tab w:val="center" w:pos="5553"/>
        </w:tabs>
        <w:jc w:val="center"/>
        <w:rPr>
          <w:rFonts w:ascii="Times New Roman" w:eastAsia="Times New Roman" w:hAnsi="Times New Roman" w:cs="Times New Roman"/>
          <w:b/>
          <w:color w:val="000000"/>
        </w:rPr>
      </w:pPr>
      <w:bookmarkStart w:id="427" w:name="_Toc12283076"/>
      <w:r w:rsidRPr="00D554B0">
        <w:rPr>
          <w:rFonts w:ascii="Times New Roman" w:eastAsia="Times New Roman" w:hAnsi="Times New Roman" w:cs="Times New Roman"/>
          <w:b/>
          <w:color w:val="000000"/>
        </w:rPr>
        <w:lastRenderedPageBreak/>
        <w:t>ПРИЛОЖЕНИЯ</w:t>
      </w:r>
      <w:bookmarkEnd w:id="427"/>
    </w:p>
    <w:p w:rsidR="00550131" w:rsidRDefault="00550131">
      <w:pPr>
        <w:rPr>
          <w:rFonts w:ascii="Times New Roman" w:eastAsia="Times New Roman" w:hAnsi="Times New Roman" w:cs="Times New Roman"/>
          <w:b/>
          <w:sz w:val="32"/>
          <w:szCs w:val="32"/>
        </w:rPr>
      </w:pPr>
    </w:p>
    <w:p w:rsidR="00D554B0" w:rsidRPr="00D554B0" w:rsidRDefault="00D554B0" w:rsidP="00D83C13">
      <w:pPr>
        <w:spacing w:after="0" w:line="276" w:lineRule="auto"/>
        <w:jc w:val="center"/>
        <w:rPr>
          <w:rFonts w:ascii="Times New Roman" w:eastAsia="Times New Roman" w:hAnsi="Times New Roman" w:cs="Times New Roman"/>
          <w:b/>
          <w:sz w:val="28"/>
          <w:szCs w:val="28"/>
          <w:lang w:eastAsia="en-US"/>
        </w:rPr>
      </w:pPr>
      <w:r w:rsidRPr="00D554B0">
        <w:rPr>
          <w:rFonts w:ascii="Times New Roman" w:eastAsia="Times New Roman" w:hAnsi="Times New Roman" w:cs="Times New Roman"/>
          <w:b/>
          <w:sz w:val="28"/>
          <w:szCs w:val="28"/>
          <w:lang w:eastAsia="en-US"/>
        </w:rPr>
        <w:t>ПРИЛОЖЕНИЕ</w:t>
      </w:r>
      <w:r w:rsidRPr="00D554B0">
        <w:rPr>
          <w:rFonts w:ascii="Times New Roman" w:eastAsia="Times New Roman" w:hAnsi="Times New Roman" w:cs="Times New Roman"/>
          <w:b/>
          <w:sz w:val="28"/>
          <w:szCs w:val="28"/>
        </w:rPr>
        <w:t xml:space="preserve"> </w:t>
      </w:r>
      <w:r w:rsidRPr="00D554B0">
        <w:rPr>
          <w:rFonts w:ascii="Times New Roman" w:eastAsia="Times New Roman" w:hAnsi="Times New Roman" w:cs="Times New Roman"/>
          <w:b/>
          <w:sz w:val="28"/>
          <w:szCs w:val="28"/>
          <w:lang w:eastAsia="en-US"/>
        </w:rPr>
        <w:t>А</w:t>
      </w:r>
    </w:p>
    <w:p w:rsidR="00D554B0" w:rsidRPr="00D83C13" w:rsidRDefault="00D83C13">
      <w:pPr>
        <w:rPr>
          <w:rFonts w:ascii="Times New Roman" w:eastAsia="Times New Roman" w:hAnsi="Times New Roman" w:cs="Times New Roman"/>
          <w:sz w:val="28"/>
          <w:szCs w:val="32"/>
        </w:rPr>
      </w:pPr>
      <w:r w:rsidRPr="00D83C13">
        <w:rPr>
          <w:rFonts w:ascii="Times New Roman" w:eastAsia="Times New Roman" w:hAnsi="Times New Roman" w:cs="Times New Roman"/>
          <w:sz w:val="28"/>
          <w:szCs w:val="32"/>
        </w:rPr>
        <w:t xml:space="preserve">Таблица А1. – </w:t>
      </w:r>
      <w:r>
        <w:rPr>
          <w:rFonts w:ascii="Times New Roman" w:eastAsia="Times New Roman" w:hAnsi="Times New Roman" w:cs="Times New Roman"/>
          <w:sz w:val="28"/>
          <w:szCs w:val="32"/>
        </w:rPr>
        <w:t>Пример д</w:t>
      </w:r>
      <w:r w:rsidRPr="00D83C13">
        <w:rPr>
          <w:rFonts w:ascii="Times New Roman" w:eastAsia="Times New Roman" w:hAnsi="Times New Roman" w:cs="Times New Roman"/>
          <w:sz w:val="28"/>
          <w:szCs w:val="32"/>
        </w:rPr>
        <w:t>анны</w:t>
      </w:r>
      <w:r>
        <w:rPr>
          <w:rFonts w:ascii="Times New Roman" w:eastAsia="Times New Roman" w:hAnsi="Times New Roman" w:cs="Times New Roman"/>
          <w:sz w:val="28"/>
          <w:szCs w:val="32"/>
        </w:rPr>
        <w:t>х</w:t>
      </w:r>
      <w:r w:rsidRPr="00D83C13">
        <w:rPr>
          <w:rFonts w:ascii="Times New Roman" w:eastAsia="Times New Roman" w:hAnsi="Times New Roman" w:cs="Times New Roman"/>
          <w:sz w:val="28"/>
          <w:szCs w:val="32"/>
        </w:rPr>
        <w:t xml:space="preserve"> по </w:t>
      </w:r>
      <w:r>
        <w:rPr>
          <w:rFonts w:ascii="Times New Roman" w:eastAsia="Times New Roman" w:hAnsi="Times New Roman" w:cs="Times New Roman"/>
          <w:sz w:val="28"/>
          <w:szCs w:val="32"/>
        </w:rPr>
        <w:t>найденным багам, хранящихся в БД</w:t>
      </w:r>
      <w:r w:rsidRPr="00D83C13">
        <w:rPr>
          <w:rFonts w:ascii="Times New Roman" w:eastAsia="Times New Roman" w:hAnsi="Times New Roman" w:cs="Times New Roman"/>
          <w:sz w:val="28"/>
          <w:szCs w:val="32"/>
        </w:rPr>
        <w:t xml:space="preserve"> </w:t>
      </w:r>
    </w:p>
    <w:tbl>
      <w:tblPr>
        <w:tblStyle w:val="af"/>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tblPr>
      <w:tblGrid>
        <w:gridCol w:w="410"/>
        <w:gridCol w:w="1245"/>
        <w:gridCol w:w="889"/>
        <w:gridCol w:w="1670"/>
        <w:gridCol w:w="1883"/>
        <w:gridCol w:w="1860"/>
        <w:gridCol w:w="1230"/>
        <w:gridCol w:w="1350"/>
      </w:tblGrid>
      <w:tr w:rsidR="00550131" w:rsidTr="00D554B0">
        <w:trPr>
          <w:trHeight w:val="340"/>
        </w:trPr>
        <w:tc>
          <w:tcPr>
            <w:tcW w:w="410" w:type="dxa"/>
            <w:vMerge w:val="restart"/>
            <w:tcMar>
              <w:top w:w="40" w:type="dxa"/>
              <w:left w:w="40" w:type="dxa"/>
              <w:bottom w:w="40" w:type="dxa"/>
              <w:right w:w="40" w:type="dxa"/>
            </w:tcMar>
          </w:tcPr>
          <w:p w:rsidR="00550131" w:rsidRDefault="001F1620">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45" w:type="dxa"/>
            <w:vMerge w:val="restart"/>
            <w:tcMar>
              <w:top w:w="40" w:type="dxa"/>
              <w:left w:w="40" w:type="dxa"/>
              <w:bottom w:w="40" w:type="dxa"/>
              <w:right w:w="40" w:type="dxa"/>
            </w:tcMar>
          </w:tcPr>
          <w:p w:rsidR="00550131" w:rsidRDefault="001F1620">
            <w:pPr>
              <w:widowControl w:val="0"/>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Название</w:t>
            </w:r>
          </w:p>
        </w:tc>
        <w:tc>
          <w:tcPr>
            <w:tcW w:w="889" w:type="dxa"/>
            <w:vMerge w:val="restart"/>
            <w:tcMar>
              <w:top w:w="40" w:type="dxa"/>
              <w:left w:w="40" w:type="dxa"/>
              <w:bottom w:w="40" w:type="dxa"/>
              <w:right w:w="40" w:type="dxa"/>
            </w:tcMar>
          </w:tcPr>
          <w:p w:rsidR="00550131" w:rsidRDefault="001F1620">
            <w:pPr>
              <w:widowControl w:val="0"/>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Шаги</w:t>
            </w:r>
          </w:p>
        </w:tc>
        <w:tc>
          <w:tcPr>
            <w:tcW w:w="1670" w:type="dxa"/>
            <w:vMerge w:val="restart"/>
            <w:tcMar>
              <w:top w:w="40" w:type="dxa"/>
              <w:left w:w="40" w:type="dxa"/>
              <w:bottom w:w="40" w:type="dxa"/>
              <w:right w:w="40" w:type="dxa"/>
            </w:tcMar>
          </w:tcPr>
          <w:p w:rsidR="00550131" w:rsidRDefault="001F1620">
            <w:pPr>
              <w:widowControl w:val="0"/>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Приоритет</w:t>
            </w:r>
          </w:p>
        </w:tc>
        <w:tc>
          <w:tcPr>
            <w:tcW w:w="1883" w:type="dxa"/>
            <w:vMerge w:val="restart"/>
            <w:tcMar>
              <w:top w:w="40" w:type="dxa"/>
              <w:left w:w="40" w:type="dxa"/>
              <w:bottom w:w="40" w:type="dxa"/>
              <w:right w:w="40" w:type="dxa"/>
            </w:tcMar>
          </w:tcPr>
          <w:p w:rsidR="00550131" w:rsidRDefault="001F1620">
            <w:pPr>
              <w:widowControl w:val="0"/>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Серьезность</w:t>
            </w:r>
          </w:p>
        </w:tc>
        <w:tc>
          <w:tcPr>
            <w:tcW w:w="1860" w:type="dxa"/>
            <w:vMerge w:val="restart"/>
            <w:tcMar>
              <w:top w:w="40" w:type="dxa"/>
              <w:left w:w="40" w:type="dxa"/>
              <w:bottom w:w="40" w:type="dxa"/>
              <w:right w:w="40" w:type="dxa"/>
            </w:tcMar>
          </w:tcPr>
          <w:p w:rsidR="00550131" w:rsidRDefault="001F1620">
            <w:pPr>
              <w:widowControl w:val="0"/>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Этап нахождения</w:t>
            </w:r>
          </w:p>
        </w:tc>
        <w:tc>
          <w:tcPr>
            <w:tcW w:w="2580" w:type="dxa"/>
            <w:gridSpan w:val="2"/>
            <w:tcMar>
              <w:top w:w="40" w:type="dxa"/>
              <w:left w:w="40" w:type="dxa"/>
              <w:bottom w:w="40" w:type="dxa"/>
              <w:right w:w="40" w:type="dxa"/>
            </w:tcMar>
          </w:tcPr>
          <w:p w:rsidR="00550131" w:rsidRDefault="001F162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Даты</w:t>
            </w:r>
          </w:p>
        </w:tc>
      </w:tr>
      <w:tr w:rsidR="00550131" w:rsidTr="00D554B0">
        <w:trPr>
          <w:trHeight w:val="340"/>
        </w:trPr>
        <w:tc>
          <w:tcPr>
            <w:tcW w:w="410" w:type="dxa"/>
            <w:vMerge/>
            <w:shd w:val="clear" w:color="auto" w:fill="auto"/>
            <w:tcMar>
              <w:top w:w="100" w:type="dxa"/>
              <w:left w:w="100" w:type="dxa"/>
              <w:bottom w:w="100" w:type="dxa"/>
              <w:right w:w="100" w:type="dxa"/>
            </w:tcMar>
          </w:tcPr>
          <w:p w:rsidR="00550131" w:rsidRDefault="00550131">
            <w:pPr>
              <w:widowControl w:val="0"/>
              <w:spacing w:after="0" w:line="276" w:lineRule="auto"/>
              <w:rPr>
                <w:rFonts w:ascii="Arial" w:eastAsia="Arial" w:hAnsi="Arial" w:cs="Arial"/>
                <w:sz w:val="20"/>
                <w:szCs w:val="20"/>
              </w:rPr>
            </w:pPr>
          </w:p>
        </w:tc>
        <w:tc>
          <w:tcPr>
            <w:tcW w:w="1245" w:type="dxa"/>
            <w:vMerge/>
            <w:shd w:val="clear" w:color="auto" w:fill="auto"/>
            <w:tcMar>
              <w:top w:w="100" w:type="dxa"/>
              <w:left w:w="100" w:type="dxa"/>
              <w:bottom w:w="100" w:type="dxa"/>
              <w:right w:w="100" w:type="dxa"/>
            </w:tcMar>
          </w:tcPr>
          <w:p w:rsidR="00550131" w:rsidRDefault="00550131">
            <w:pPr>
              <w:widowControl w:val="0"/>
              <w:spacing w:after="0" w:line="276" w:lineRule="auto"/>
              <w:rPr>
                <w:rFonts w:ascii="Arial" w:eastAsia="Arial" w:hAnsi="Arial" w:cs="Arial"/>
                <w:sz w:val="20"/>
                <w:szCs w:val="20"/>
              </w:rPr>
            </w:pPr>
          </w:p>
        </w:tc>
        <w:tc>
          <w:tcPr>
            <w:tcW w:w="889" w:type="dxa"/>
            <w:vMerge/>
            <w:shd w:val="clear" w:color="auto" w:fill="auto"/>
            <w:tcMar>
              <w:top w:w="100" w:type="dxa"/>
              <w:left w:w="100" w:type="dxa"/>
              <w:bottom w:w="100" w:type="dxa"/>
              <w:right w:w="100" w:type="dxa"/>
            </w:tcMar>
          </w:tcPr>
          <w:p w:rsidR="00550131" w:rsidRDefault="00550131">
            <w:pPr>
              <w:widowControl w:val="0"/>
              <w:spacing w:after="0" w:line="276" w:lineRule="auto"/>
              <w:rPr>
                <w:rFonts w:ascii="Arial" w:eastAsia="Arial" w:hAnsi="Arial" w:cs="Arial"/>
                <w:sz w:val="20"/>
                <w:szCs w:val="20"/>
              </w:rPr>
            </w:pPr>
          </w:p>
        </w:tc>
        <w:tc>
          <w:tcPr>
            <w:tcW w:w="1670" w:type="dxa"/>
            <w:vMerge/>
            <w:shd w:val="clear" w:color="auto" w:fill="auto"/>
            <w:tcMar>
              <w:top w:w="100" w:type="dxa"/>
              <w:left w:w="100" w:type="dxa"/>
              <w:bottom w:w="100" w:type="dxa"/>
              <w:right w:w="100" w:type="dxa"/>
            </w:tcMar>
          </w:tcPr>
          <w:p w:rsidR="00550131" w:rsidRDefault="00550131">
            <w:pPr>
              <w:widowControl w:val="0"/>
              <w:spacing w:after="0" w:line="276" w:lineRule="auto"/>
              <w:rPr>
                <w:rFonts w:ascii="Arial" w:eastAsia="Arial" w:hAnsi="Arial" w:cs="Arial"/>
                <w:sz w:val="20"/>
                <w:szCs w:val="20"/>
              </w:rPr>
            </w:pPr>
          </w:p>
        </w:tc>
        <w:tc>
          <w:tcPr>
            <w:tcW w:w="1883" w:type="dxa"/>
            <w:vMerge/>
            <w:shd w:val="clear" w:color="auto" w:fill="auto"/>
            <w:tcMar>
              <w:top w:w="100" w:type="dxa"/>
              <w:left w:w="100" w:type="dxa"/>
              <w:bottom w:w="100" w:type="dxa"/>
              <w:right w:w="100" w:type="dxa"/>
            </w:tcMar>
          </w:tcPr>
          <w:p w:rsidR="00550131" w:rsidRDefault="00550131">
            <w:pPr>
              <w:widowControl w:val="0"/>
              <w:spacing w:after="0" w:line="276" w:lineRule="auto"/>
              <w:rPr>
                <w:rFonts w:ascii="Arial" w:eastAsia="Arial" w:hAnsi="Arial" w:cs="Arial"/>
                <w:sz w:val="20"/>
                <w:szCs w:val="20"/>
              </w:rPr>
            </w:pPr>
          </w:p>
        </w:tc>
        <w:tc>
          <w:tcPr>
            <w:tcW w:w="1860" w:type="dxa"/>
            <w:vMerge/>
            <w:shd w:val="clear" w:color="auto" w:fill="auto"/>
            <w:tcMar>
              <w:top w:w="100" w:type="dxa"/>
              <w:left w:w="100" w:type="dxa"/>
              <w:bottom w:w="100" w:type="dxa"/>
              <w:right w:w="100" w:type="dxa"/>
            </w:tcMar>
          </w:tcPr>
          <w:p w:rsidR="00550131" w:rsidRDefault="00550131">
            <w:pPr>
              <w:widowControl w:val="0"/>
              <w:spacing w:after="0" w:line="276" w:lineRule="auto"/>
              <w:rPr>
                <w:rFonts w:ascii="Arial" w:eastAsia="Arial" w:hAnsi="Arial" w:cs="Arial"/>
                <w:sz w:val="20"/>
                <w:szCs w:val="20"/>
              </w:rPr>
            </w:pP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Открыт</w:t>
            </w:r>
          </w:p>
        </w:tc>
        <w:tc>
          <w:tcPr>
            <w:tcW w:w="1350" w:type="dxa"/>
            <w:shd w:val="clear" w:color="auto" w:fill="auto"/>
            <w:tcMar>
              <w:top w:w="100" w:type="dxa"/>
              <w:left w:w="100" w:type="dxa"/>
              <w:bottom w:w="100" w:type="dxa"/>
              <w:right w:w="100" w:type="dxa"/>
            </w:tcMar>
          </w:tcPr>
          <w:p w:rsidR="00550131" w:rsidRDefault="001F162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Закрыт</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6</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S1 Блокирующая (Blocker)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Е2Е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01.01.2019 10:00:00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01.02.2019 18:00:00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Название2</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13</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P3 Низкий (Low)</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S3 Значительная (Major)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анализ документации</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17.01.2019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21.02.2019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Название3</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P3 Низкий (Low)</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S4 Незначительная (Minor)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функциональное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18.01.2019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22.02.2019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Название4</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15</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P1 Высокий (High)</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S2 Критическая (Critical)</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функциональное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28.01.2019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17.02.2019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Название5</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15</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S2 Критическая (Critical)</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смоук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16.01.2019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16.02.2019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6</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Название6</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11</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S4 Незначительная (Minor)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анализ документации</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29.01.2019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05.02.2019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7</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Название7</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P3 Низкий (Low)</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S4 Незначительная (Minor)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регрессионное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21.01.2019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05.02.2019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8</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Название8</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S3 Значительная (Major)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смоук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01.02.2019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24.02.2019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9</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Название9</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P1 Высокий (High)</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S4 Незначительная (Minor)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после релиза</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13.01.2019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16.02.2019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10</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Название10</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15</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S4 Незначительная (Minor)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функциональное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14.01.2019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17.02.2019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11</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Название11</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P1 Высокий (High)</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S1 Блокирующая (Blocker)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регрессионное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04.01.2019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12.02.2019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12</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Название12</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8</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P3 Низкий (Low)</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S4 Незначительная (Minor)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Е2Е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25.01.2019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06.02.2019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13</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Название13</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13</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S3 Значительная (Major)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заказчиком</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04.01.2019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15.02.2019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14</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Название14</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P1 Высокий (High)</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S1 Блокирующая (Blocker)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Е2Е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25.01.2019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18.02.2019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15</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Название15</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9</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S2 Критическая (Critical)</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регрессионное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02.01.2019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27.02.2019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16</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Название16</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P3 Низкий (Low)</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S3 Значительная (Major)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функциональное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27.01.2019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10.02.2019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17</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Название17</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S1 Блокирующая (Blocker)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функциональное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29.01.2019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13.02.2019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18</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Название18</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S3 Значительная (Major)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функциональное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04.01.2019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18.02.2019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19</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Название19</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15</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P3 Низкий (Low)</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S4 Незначительная (Minor)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регрессионное тестирование</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15.01.2019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04.02.2019 0:00:00</w:t>
            </w:r>
          </w:p>
        </w:tc>
      </w:tr>
      <w:tr w:rsidR="00550131" w:rsidTr="00D554B0">
        <w:trPr>
          <w:trHeight w:val="40"/>
        </w:trPr>
        <w:tc>
          <w:tcPr>
            <w:tcW w:w="41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20</w:t>
            </w:r>
          </w:p>
        </w:tc>
        <w:tc>
          <w:tcPr>
            <w:tcW w:w="1245"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Название20</w:t>
            </w:r>
          </w:p>
        </w:tc>
        <w:tc>
          <w:tcPr>
            <w:tcW w:w="889" w:type="dxa"/>
            <w:shd w:val="clear" w:color="auto" w:fill="FFFFFF"/>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14</w:t>
            </w:r>
          </w:p>
        </w:tc>
        <w:tc>
          <w:tcPr>
            <w:tcW w:w="167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P2 Средний (Medium)</w:t>
            </w:r>
          </w:p>
        </w:tc>
        <w:tc>
          <w:tcPr>
            <w:tcW w:w="1883"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S1 Блокирующая (Blocker)</w:t>
            </w:r>
          </w:p>
        </w:tc>
        <w:tc>
          <w:tcPr>
            <w:tcW w:w="1860" w:type="dxa"/>
            <w:shd w:val="clear" w:color="auto" w:fill="auto"/>
            <w:tcMar>
              <w:top w:w="40" w:type="dxa"/>
              <w:left w:w="40" w:type="dxa"/>
              <w:bottom w:w="40" w:type="dxa"/>
              <w:right w:w="40" w:type="dxa"/>
            </w:tcMar>
          </w:tcPr>
          <w:p w:rsidR="00550131" w:rsidRDefault="001F1620">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анализ документации</w:t>
            </w:r>
          </w:p>
        </w:tc>
        <w:tc>
          <w:tcPr>
            <w:tcW w:w="123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09.01.2019 0:00:00</w:t>
            </w:r>
          </w:p>
        </w:tc>
        <w:tc>
          <w:tcPr>
            <w:tcW w:w="1350" w:type="dxa"/>
            <w:shd w:val="clear" w:color="auto" w:fill="auto"/>
            <w:tcMar>
              <w:top w:w="40" w:type="dxa"/>
              <w:left w:w="40" w:type="dxa"/>
              <w:bottom w:w="40" w:type="dxa"/>
              <w:right w:w="40" w:type="dxa"/>
            </w:tcMar>
          </w:tcPr>
          <w:p w:rsidR="00550131" w:rsidRDefault="001F1620">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08.02.2019 0:00:00</w:t>
            </w:r>
          </w:p>
        </w:tc>
      </w:tr>
    </w:tbl>
    <w:p w:rsidR="00550131" w:rsidRDefault="00550131">
      <w:pPr>
        <w:rPr>
          <w:rFonts w:ascii="Times New Roman" w:eastAsia="Times New Roman" w:hAnsi="Times New Roman" w:cs="Times New Roman"/>
          <w:b/>
          <w:sz w:val="32"/>
          <w:szCs w:val="32"/>
        </w:rPr>
      </w:pPr>
    </w:p>
    <w:p w:rsidR="00550131" w:rsidRDefault="00550131">
      <w:pPr>
        <w:spacing w:after="0" w:line="360" w:lineRule="auto"/>
        <w:ind w:right="85"/>
        <w:jc w:val="both"/>
        <w:rPr>
          <w:rFonts w:ascii="Times New Roman" w:eastAsia="Times New Roman" w:hAnsi="Times New Roman" w:cs="Times New Roman"/>
          <w:color w:val="FF0000"/>
          <w:sz w:val="28"/>
          <w:szCs w:val="28"/>
          <w:highlight w:val="white"/>
        </w:rPr>
      </w:pPr>
    </w:p>
    <w:sectPr w:rsidR="00550131" w:rsidSect="007F4B80">
      <w:type w:val="continuous"/>
      <w:pgSz w:w="12240" w:h="15840"/>
      <w:pgMar w:top="1134" w:right="567" w:bottom="1701" w:left="1134"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5" w:author="Ольга" w:date="2019-06-25T07:57:00Z" w:initials="О">
    <w:p w:rsidR="00247DBF" w:rsidRDefault="00247DBF">
      <w:pPr>
        <w:pStyle w:val="af7"/>
      </w:pPr>
      <w:r>
        <w:rPr>
          <w:rStyle w:val="af6"/>
        </w:rPr>
        <w:annotationRef/>
      </w:r>
      <w:r>
        <w:t>заменить на свои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7E04" w:rsidRDefault="00B77E04">
      <w:pPr>
        <w:spacing w:after="0" w:line="240" w:lineRule="auto"/>
      </w:pPr>
      <w:r>
        <w:separator/>
      </w:r>
    </w:p>
  </w:endnote>
  <w:endnote w:type="continuationSeparator" w:id="1">
    <w:p w:rsidR="00B77E04" w:rsidRDefault="00B77E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 w:name="Times">
    <w:panose1 w:val="02020603050405020304"/>
    <w:charset w:val="CC"/>
    <w:family w:val="roman"/>
    <w:pitch w:val="variable"/>
    <w:sig w:usb0="E0002AFF" w:usb1="C0007841" w:usb2="00000009" w:usb3="00000000" w:csb0="000001FF" w:csb1="00000000"/>
  </w:font>
  <w:font w:name="Gungsuh">
    <w:altName w:val="MV Boli"/>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Roboto">
    <w:altName w:val="MV Boli"/>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77" w:rsidRDefault="006F2B77">
    <w:pPr>
      <w:pBdr>
        <w:top w:val="nil"/>
        <w:left w:val="nil"/>
        <w:bottom w:val="nil"/>
        <w:right w:val="nil"/>
        <w:between w:val="nil"/>
      </w:pBdr>
      <w:tabs>
        <w:tab w:val="center" w:pos="4536"/>
        <w:tab w:val="right" w:pos="9072"/>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1E1413">
      <w:rPr>
        <w:rFonts w:ascii="Times New Roman" w:eastAsia="Times New Roman" w:hAnsi="Times New Roman" w:cs="Times New Roman"/>
        <w:noProof/>
        <w:color w:val="000000"/>
        <w:sz w:val="28"/>
        <w:szCs w:val="28"/>
      </w:rPr>
      <w:t>30</w:t>
    </w:r>
    <w:r>
      <w:rPr>
        <w:rFonts w:ascii="Times New Roman" w:eastAsia="Times New Roman" w:hAnsi="Times New Roman" w:cs="Times New Roman"/>
        <w:color w:val="000000"/>
        <w:sz w:val="28"/>
        <w:szCs w:val="28"/>
      </w:rPr>
      <w:fldChar w:fldCharType="end"/>
    </w:r>
  </w:p>
  <w:p w:rsidR="006F2B77" w:rsidRDefault="006F2B77">
    <w:pPr>
      <w:rPr>
        <w:rFonts w:ascii="Times New Roman" w:eastAsia="Times New Roman" w:hAnsi="Times New Roman" w:cs="Times New Roman"/>
        <w:sz w:val="28"/>
        <w:szCs w:val="2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77" w:rsidRDefault="006F2B7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7E04" w:rsidRDefault="00B77E04">
      <w:pPr>
        <w:spacing w:after="0" w:line="240" w:lineRule="auto"/>
      </w:pPr>
      <w:r>
        <w:separator/>
      </w:r>
    </w:p>
  </w:footnote>
  <w:footnote w:type="continuationSeparator" w:id="1">
    <w:p w:rsidR="00B77E04" w:rsidRDefault="00B77E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77" w:rsidRDefault="006F2B77">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77" w:rsidRDefault="006F2B7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E6DE4"/>
    <w:multiLevelType w:val="multilevel"/>
    <w:tmpl w:val="07047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6F75633"/>
    <w:multiLevelType w:val="multilevel"/>
    <w:tmpl w:val="6A84D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CAE14C4"/>
    <w:multiLevelType w:val="multilevel"/>
    <w:tmpl w:val="B8820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102327E"/>
    <w:multiLevelType w:val="multilevel"/>
    <w:tmpl w:val="81B6C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3042273"/>
    <w:multiLevelType w:val="multilevel"/>
    <w:tmpl w:val="A4D2A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9726F4B"/>
    <w:multiLevelType w:val="multilevel"/>
    <w:tmpl w:val="BE74E6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1A030D2F"/>
    <w:multiLevelType w:val="multilevel"/>
    <w:tmpl w:val="D2F817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BB93BA3"/>
    <w:multiLevelType w:val="hybridMultilevel"/>
    <w:tmpl w:val="4888F17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nsid w:val="1D6F6754"/>
    <w:multiLevelType w:val="multilevel"/>
    <w:tmpl w:val="A5D8C2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225C6A74"/>
    <w:multiLevelType w:val="multilevel"/>
    <w:tmpl w:val="62C47B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2AE60423"/>
    <w:multiLevelType w:val="multilevel"/>
    <w:tmpl w:val="B84E0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2302420"/>
    <w:multiLevelType w:val="multilevel"/>
    <w:tmpl w:val="4CFE0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48223D9"/>
    <w:multiLevelType w:val="multilevel"/>
    <w:tmpl w:val="DBA62E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38AE305E"/>
    <w:multiLevelType w:val="multilevel"/>
    <w:tmpl w:val="8D30C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9757225"/>
    <w:multiLevelType w:val="multilevel"/>
    <w:tmpl w:val="75CA62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AD535DB"/>
    <w:multiLevelType w:val="multilevel"/>
    <w:tmpl w:val="9E909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6">
    <w:nsid w:val="3C222240"/>
    <w:multiLevelType w:val="multilevel"/>
    <w:tmpl w:val="3E42B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CD44B14"/>
    <w:multiLevelType w:val="multilevel"/>
    <w:tmpl w:val="204C67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3E96325A"/>
    <w:multiLevelType w:val="multilevel"/>
    <w:tmpl w:val="AD5AC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5102AB0"/>
    <w:multiLevelType w:val="multilevel"/>
    <w:tmpl w:val="B4F46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65567D0"/>
    <w:multiLevelType w:val="multilevel"/>
    <w:tmpl w:val="C9DA3E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nsid w:val="490D3691"/>
    <w:multiLevelType w:val="multilevel"/>
    <w:tmpl w:val="3F3411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492602E3"/>
    <w:multiLevelType w:val="multilevel"/>
    <w:tmpl w:val="0112523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3">
    <w:nsid w:val="4B955D27"/>
    <w:multiLevelType w:val="multilevel"/>
    <w:tmpl w:val="FA04FF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C3715E5"/>
    <w:multiLevelType w:val="multilevel"/>
    <w:tmpl w:val="56206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4D90556C"/>
    <w:multiLevelType w:val="multilevel"/>
    <w:tmpl w:val="AEF8D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F1F1B18"/>
    <w:multiLevelType w:val="multilevel"/>
    <w:tmpl w:val="22B49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23A31AD"/>
    <w:multiLevelType w:val="multilevel"/>
    <w:tmpl w:val="E41A6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52AD7ABB"/>
    <w:multiLevelType w:val="multilevel"/>
    <w:tmpl w:val="4FB2D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52DE4E50"/>
    <w:multiLevelType w:val="multilevel"/>
    <w:tmpl w:val="0DA4B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66A5A7C"/>
    <w:multiLevelType w:val="multilevel"/>
    <w:tmpl w:val="29F61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C4F1E65"/>
    <w:multiLevelType w:val="multilevel"/>
    <w:tmpl w:val="89C26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D931046"/>
    <w:multiLevelType w:val="multilevel"/>
    <w:tmpl w:val="182A5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5F4236E2"/>
    <w:multiLevelType w:val="multilevel"/>
    <w:tmpl w:val="6D96B2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5FC95D5F"/>
    <w:multiLevelType w:val="multilevel"/>
    <w:tmpl w:val="ACD4D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615D6F5B"/>
    <w:multiLevelType w:val="multilevel"/>
    <w:tmpl w:val="ACEC8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617E7760"/>
    <w:multiLevelType w:val="multilevel"/>
    <w:tmpl w:val="CFA482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nsid w:val="64061673"/>
    <w:multiLevelType w:val="multilevel"/>
    <w:tmpl w:val="C450A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5B10F2E"/>
    <w:multiLevelType w:val="multilevel"/>
    <w:tmpl w:val="F1B07A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nsid w:val="68A95E60"/>
    <w:multiLevelType w:val="multilevel"/>
    <w:tmpl w:val="A40C0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nsid w:val="6ABC0257"/>
    <w:multiLevelType w:val="multilevel"/>
    <w:tmpl w:val="D444D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02803D6"/>
    <w:multiLevelType w:val="multilevel"/>
    <w:tmpl w:val="C19AA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nsid w:val="74E95083"/>
    <w:multiLevelType w:val="multilevel"/>
    <w:tmpl w:val="D68EB0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nsid w:val="78366EB5"/>
    <w:multiLevelType w:val="multilevel"/>
    <w:tmpl w:val="C964A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7DA73C95"/>
    <w:multiLevelType w:val="multilevel"/>
    <w:tmpl w:val="D3B08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E763CCD"/>
    <w:multiLevelType w:val="multilevel"/>
    <w:tmpl w:val="94D41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nsid w:val="7EFE333E"/>
    <w:multiLevelType w:val="multilevel"/>
    <w:tmpl w:val="128AA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nsid w:val="7FC21347"/>
    <w:multiLevelType w:val="multilevel"/>
    <w:tmpl w:val="9BC8D4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0"/>
  </w:num>
  <w:num w:numId="2">
    <w:abstractNumId w:val="22"/>
  </w:num>
  <w:num w:numId="3">
    <w:abstractNumId w:val="45"/>
  </w:num>
  <w:num w:numId="4">
    <w:abstractNumId w:val="19"/>
  </w:num>
  <w:num w:numId="5">
    <w:abstractNumId w:val="9"/>
  </w:num>
  <w:num w:numId="6">
    <w:abstractNumId w:val="15"/>
  </w:num>
  <w:num w:numId="7">
    <w:abstractNumId w:val="3"/>
  </w:num>
  <w:num w:numId="8">
    <w:abstractNumId w:val="47"/>
  </w:num>
  <w:num w:numId="9">
    <w:abstractNumId w:val="27"/>
  </w:num>
  <w:num w:numId="10">
    <w:abstractNumId w:val="5"/>
  </w:num>
  <w:num w:numId="11">
    <w:abstractNumId w:val="4"/>
  </w:num>
  <w:num w:numId="12">
    <w:abstractNumId w:val="1"/>
  </w:num>
  <w:num w:numId="13">
    <w:abstractNumId w:val="39"/>
  </w:num>
  <w:num w:numId="14">
    <w:abstractNumId w:val="2"/>
  </w:num>
  <w:num w:numId="15">
    <w:abstractNumId w:val="0"/>
  </w:num>
  <w:num w:numId="16">
    <w:abstractNumId w:val="21"/>
  </w:num>
  <w:num w:numId="17">
    <w:abstractNumId w:val="11"/>
  </w:num>
  <w:num w:numId="18">
    <w:abstractNumId w:val="16"/>
  </w:num>
  <w:num w:numId="19">
    <w:abstractNumId w:val="26"/>
  </w:num>
  <w:num w:numId="20">
    <w:abstractNumId w:val="34"/>
  </w:num>
  <w:num w:numId="21">
    <w:abstractNumId w:val="36"/>
  </w:num>
  <w:num w:numId="22">
    <w:abstractNumId w:val="43"/>
  </w:num>
  <w:num w:numId="23">
    <w:abstractNumId w:val="35"/>
  </w:num>
  <w:num w:numId="24">
    <w:abstractNumId w:val="41"/>
  </w:num>
  <w:num w:numId="25">
    <w:abstractNumId w:val="8"/>
  </w:num>
  <w:num w:numId="26">
    <w:abstractNumId w:val="33"/>
  </w:num>
  <w:num w:numId="27">
    <w:abstractNumId w:val="17"/>
  </w:num>
  <w:num w:numId="28">
    <w:abstractNumId w:val="32"/>
  </w:num>
  <w:num w:numId="29">
    <w:abstractNumId w:val="20"/>
  </w:num>
  <w:num w:numId="30">
    <w:abstractNumId w:val="23"/>
  </w:num>
  <w:num w:numId="31">
    <w:abstractNumId w:val="37"/>
  </w:num>
  <w:num w:numId="32">
    <w:abstractNumId w:val="42"/>
  </w:num>
  <w:num w:numId="33">
    <w:abstractNumId w:val="13"/>
  </w:num>
  <w:num w:numId="34">
    <w:abstractNumId w:val="14"/>
  </w:num>
  <w:num w:numId="35">
    <w:abstractNumId w:val="38"/>
  </w:num>
  <w:num w:numId="36">
    <w:abstractNumId w:val="44"/>
  </w:num>
  <w:num w:numId="37">
    <w:abstractNumId w:val="6"/>
  </w:num>
  <w:num w:numId="38">
    <w:abstractNumId w:val="29"/>
  </w:num>
  <w:num w:numId="39">
    <w:abstractNumId w:val="28"/>
  </w:num>
  <w:num w:numId="40">
    <w:abstractNumId w:val="30"/>
  </w:num>
  <w:num w:numId="41">
    <w:abstractNumId w:val="12"/>
  </w:num>
  <w:num w:numId="42">
    <w:abstractNumId w:val="18"/>
  </w:num>
  <w:num w:numId="43">
    <w:abstractNumId w:val="25"/>
  </w:num>
  <w:num w:numId="44">
    <w:abstractNumId w:val="10"/>
  </w:num>
  <w:num w:numId="45">
    <w:abstractNumId w:val="31"/>
  </w:num>
  <w:num w:numId="46">
    <w:abstractNumId w:val="24"/>
  </w:num>
  <w:num w:numId="47">
    <w:abstractNumId w:val="46"/>
  </w:num>
  <w:num w:numId="4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trackRevisions/>
  <w:defaultTabStop w:val="720"/>
  <w:hyphenationZone w:val="141"/>
  <w:characterSpacingControl w:val="doNotCompress"/>
  <w:footnotePr>
    <w:footnote w:id="0"/>
    <w:footnote w:id="1"/>
  </w:footnotePr>
  <w:endnotePr>
    <w:endnote w:id="0"/>
    <w:endnote w:id="1"/>
  </w:endnotePr>
  <w:compat/>
  <w:rsids>
    <w:rsidRoot w:val="00550131"/>
    <w:rsid w:val="001E1413"/>
    <w:rsid w:val="001F1620"/>
    <w:rsid w:val="00247DBF"/>
    <w:rsid w:val="002B5520"/>
    <w:rsid w:val="00353092"/>
    <w:rsid w:val="004442D6"/>
    <w:rsid w:val="00467F7D"/>
    <w:rsid w:val="004F6921"/>
    <w:rsid w:val="005130BD"/>
    <w:rsid w:val="00550131"/>
    <w:rsid w:val="0069157C"/>
    <w:rsid w:val="006925F5"/>
    <w:rsid w:val="006F2B77"/>
    <w:rsid w:val="007F4B80"/>
    <w:rsid w:val="00882E29"/>
    <w:rsid w:val="00885BA8"/>
    <w:rsid w:val="008A15F5"/>
    <w:rsid w:val="00AB3C19"/>
    <w:rsid w:val="00B77E04"/>
    <w:rsid w:val="00C500DC"/>
    <w:rsid w:val="00D554B0"/>
    <w:rsid w:val="00D83C13"/>
    <w:rsid w:val="00DD0317"/>
    <w:rsid w:val="00EC5150"/>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F4B80"/>
  </w:style>
  <w:style w:type="paragraph" w:styleId="1">
    <w:name w:val="heading 1"/>
    <w:basedOn w:val="a"/>
    <w:next w:val="a"/>
    <w:rsid w:val="007F4B80"/>
    <w:pPr>
      <w:keepNext/>
      <w:keepLines/>
      <w:spacing w:before="240" w:after="0"/>
      <w:outlineLvl w:val="0"/>
    </w:pPr>
    <w:rPr>
      <w:color w:val="2E75B5"/>
      <w:sz w:val="32"/>
      <w:szCs w:val="32"/>
    </w:rPr>
  </w:style>
  <w:style w:type="paragraph" w:styleId="2">
    <w:name w:val="heading 2"/>
    <w:basedOn w:val="a"/>
    <w:next w:val="a"/>
    <w:rsid w:val="007F4B80"/>
    <w:pPr>
      <w:keepNext/>
      <w:keepLines/>
      <w:spacing w:before="40" w:after="0"/>
      <w:outlineLvl w:val="1"/>
    </w:pPr>
    <w:rPr>
      <w:color w:val="2E75B5"/>
      <w:sz w:val="26"/>
      <w:szCs w:val="26"/>
    </w:rPr>
  </w:style>
  <w:style w:type="paragraph" w:styleId="3">
    <w:name w:val="heading 3"/>
    <w:basedOn w:val="a"/>
    <w:next w:val="a"/>
    <w:rsid w:val="007F4B80"/>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rsid w:val="007F4B80"/>
    <w:pPr>
      <w:keepNext/>
      <w:keepLines/>
      <w:spacing w:before="240" w:after="40"/>
      <w:outlineLvl w:val="3"/>
    </w:pPr>
    <w:rPr>
      <w:b/>
      <w:sz w:val="24"/>
      <w:szCs w:val="24"/>
    </w:rPr>
  </w:style>
  <w:style w:type="paragraph" w:styleId="5">
    <w:name w:val="heading 5"/>
    <w:basedOn w:val="a"/>
    <w:next w:val="a"/>
    <w:rsid w:val="007F4B80"/>
    <w:pPr>
      <w:keepNext/>
      <w:keepLines/>
      <w:spacing w:before="220" w:after="40"/>
      <w:outlineLvl w:val="4"/>
    </w:pPr>
    <w:rPr>
      <w:b/>
    </w:rPr>
  </w:style>
  <w:style w:type="paragraph" w:styleId="6">
    <w:name w:val="heading 6"/>
    <w:basedOn w:val="a"/>
    <w:next w:val="a"/>
    <w:rsid w:val="007F4B80"/>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sid w:val="007F4B80"/>
    <w:pPr>
      <w:keepNext/>
      <w:keepLines/>
      <w:spacing w:before="480" w:after="120"/>
    </w:pPr>
    <w:rPr>
      <w:b/>
      <w:sz w:val="72"/>
      <w:szCs w:val="72"/>
    </w:rPr>
  </w:style>
  <w:style w:type="paragraph" w:styleId="a4">
    <w:name w:val="Subtitle"/>
    <w:basedOn w:val="a"/>
    <w:next w:val="a"/>
    <w:rsid w:val="007F4B80"/>
    <w:pPr>
      <w:keepNext/>
      <w:keepLines/>
      <w:spacing w:before="360" w:after="80"/>
    </w:pPr>
    <w:rPr>
      <w:rFonts w:ascii="Georgia" w:eastAsia="Georgia" w:hAnsi="Georgia" w:cs="Georgia"/>
      <w:i/>
      <w:color w:val="666666"/>
      <w:sz w:val="48"/>
      <w:szCs w:val="48"/>
    </w:rPr>
  </w:style>
  <w:style w:type="table" w:customStyle="1" w:styleId="a5">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6">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7">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8">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9">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a">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b">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c">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d">
    <w:basedOn w:val="a1"/>
    <w:rsid w:val="007F4B80"/>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e">
    <w:basedOn w:val="a1"/>
    <w:rsid w:val="007F4B80"/>
    <w:tblPr>
      <w:tblStyleRowBandSize w:val="1"/>
      <w:tblStyleColBandSize w:val="1"/>
      <w:tblInd w:w="0" w:type="dxa"/>
      <w:tblCellMar>
        <w:top w:w="15" w:type="dxa"/>
        <w:left w:w="15" w:type="dxa"/>
        <w:bottom w:w="15" w:type="dxa"/>
        <w:right w:w="15" w:type="dxa"/>
      </w:tblCellMar>
    </w:tblPr>
  </w:style>
  <w:style w:type="table" w:customStyle="1" w:styleId="af">
    <w:basedOn w:val="a1"/>
    <w:rsid w:val="007F4B80"/>
    <w:tblPr>
      <w:tblStyleRowBandSize w:val="1"/>
      <w:tblStyleColBandSize w:val="1"/>
      <w:tblInd w:w="0" w:type="dxa"/>
      <w:tblCellMar>
        <w:top w:w="100" w:type="dxa"/>
        <w:left w:w="100" w:type="dxa"/>
        <w:bottom w:w="100" w:type="dxa"/>
        <w:right w:w="100" w:type="dxa"/>
      </w:tblCellMar>
    </w:tblPr>
  </w:style>
  <w:style w:type="paragraph" w:styleId="af0">
    <w:name w:val="TOC Heading"/>
    <w:basedOn w:val="1"/>
    <w:next w:val="a"/>
    <w:uiPriority w:val="39"/>
    <w:unhideWhenUsed/>
    <w:qFormat/>
    <w:rsid w:val="001F1620"/>
    <w:pPr>
      <w:outlineLvl w:val="9"/>
    </w:pPr>
    <w:rPr>
      <w:rFonts w:asciiTheme="majorHAnsi" w:eastAsiaTheme="majorEastAsia" w:hAnsiTheme="majorHAnsi" w:cstheme="majorBidi"/>
      <w:color w:val="365F91" w:themeColor="accent1" w:themeShade="BF"/>
      <w:lang w:val="en-US" w:eastAsia="en-US"/>
    </w:rPr>
  </w:style>
  <w:style w:type="paragraph" w:styleId="10">
    <w:name w:val="toc 1"/>
    <w:basedOn w:val="a"/>
    <w:next w:val="a"/>
    <w:autoRedefine/>
    <w:uiPriority w:val="39"/>
    <w:unhideWhenUsed/>
    <w:rsid w:val="001F1620"/>
    <w:pPr>
      <w:spacing w:after="100"/>
    </w:pPr>
  </w:style>
  <w:style w:type="paragraph" w:styleId="20">
    <w:name w:val="toc 2"/>
    <w:basedOn w:val="a"/>
    <w:next w:val="a"/>
    <w:autoRedefine/>
    <w:uiPriority w:val="39"/>
    <w:unhideWhenUsed/>
    <w:rsid w:val="001F1620"/>
    <w:pPr>
      <w:spacing w:after="100"/>
      <w:ind w:left="220"/>
    </w:pPr>
  </w:style>
  <w:style w:type="paragraph" w:styleId="30">
    <w:name w:val="toc 3"/>
    <w:basedOn w:val="a"/>
    <w:next w:val="a"/>
    <w:autoRedefine/>
    <w:uiPriority w:val="39"/>
    <w:unhideWhenUsed/>
    <w:rsid w:val="001F1620"/>
    <w:pPr>
      <w:spacing w:after="100"/>
      <w:ind w:left="440"/>
    </w:pPr>
  </w:style>
  <w:style w:type="character" w:styleId="af1">
    <w:name w:val="Hyperlink"/>
    <w:basedOn w:val="a0"/>
    <w:uiPriority w:val="99"/>
    <w:unhideWhenUsed/>
    <w:rsid w:val="001F1620"/>
    <w:rPr>
      <w:color w:val="0000FF" w:themeColor="hyperlink"/>
      <w:u w:val="single"/>
    </w:rPr>
  </w:style>
  <w:style w:type="paragraph" w:styleId="af2">
    <w:name w:val="No Spacing"/>
    <w:aliases w:val="диссертация,Без интервала1"/>
    <w:link w:val="af3"/>
    <w:uiPriority w:val="1"/>
    <w:qFormat/>
    <w:rsid w:val="00882E29"/>
    <w:pPr>
      <w:spacing w:after="0" w:line="240" w:lineRule="auto"/>
    </w:pPr>
    <w:rPr>
      <w:rFonts w:ascii="Times New Roman" w:eastAsia="Times New Roman" w:hAnsi="Times New Roman" w:cs="Times New Roman"/>
      <w:lang w:eastAsia="en-US"/>
    </w:rPr>
  </w:style>
  <w:style w:type="character" w:customStyle="1" w:styleId="af3">
    <w:name w:val="Без интервала Знак"/>
    <w:aliases w:val="диссертация Знак,Без интервала1 Знак"/>
    <w:basedOn w:val="a0"/>
    <w:link w:val="af2"/>
    <w:uiPriority w:val="1"/>
    <w:rsid w:val="00882E29"/>
    <w:rPr>
      <w:rFonts w:ascii="Times New Roman" w:eastAsia="Times New Roman" w:hAnsi="Times New Roman" w:cs="Times New Roman"/>
      <w:lang w:eastAsia="en-US"/>
    </w:rPr>
  </w:style>
  <w:style w:type="paragraph" w:styleId="af4">
    <w:name w:val="Balloon Text"/>
    <w:basedOn w:val="a"/>
    <w:link w:val="af5"/>
    <w:uiPriority w:val="99"/>
    <w:semiHidden/>
    <w:unhideWhenUsed/>
    <w:rsid w:val="00DD0317"/>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DD0317"/>
    <w:rPr>
      <w:rFonts w:ascii="Segoe UI" w:hAnsi="Segoe UI" w:cs="Segoe UI"/>
      <w:sz w:val="18"/>
      <w:szCs w:val="18"/>
    </w:rPr>
  </w:style>
  <w:style w:type="character" w:styleId="af6">
    <w:name w:val="annotation reference"/>
    <w:basedOn w:val="a0"/>
    <w:uiPriority w:val="99"/>
    <w:semiHidden/>
    <w:unhideWhenUsed/>
    <w:rsid w:val="00247DBF"/>
    <w:rPr>
      <w:sz w:val="16"/>
      <w:szCs w:val="16"/>
    </w:rPr>
  </w:style>
  <w:style w:type="paragraph" w:styleId="af7">
    <w:name w:val="annotation text"/>
    <w:basedOn w:val="a"/>
    <w:link w:val="af8"/>
    <w:uiPriority w:val="99"/>
    <w:semiHidden/>
    <w:unhideWhenUsed/>
    <w:rsid w:val="00247DBF"/>
    <w:pPr>
      <w:spacing w:line="240" w:lineRule="auto"/>
    </w:pPr>
    <w:rPr>
      <w:sz w:val="20"/>
      <w:szCs w:val="20"/>
    </w:rPr>
  </w:style>
  <w:style w:type="character" w:customStyle="1" w:styleId="af8">
    <w:name w:val="Текст примечания Знак"/>
    <w:basedOn w:val="a0"/>
    <w:link w:val="af7"/>
    <w:uiPriority w:val="99"/>
    <w:semiHidden/>
    <w:rsid w:val="00247DBF"/>
    <w:rPr>
      <w:sz w:val="20"/>
      <w:szCs w:val="20"/>
    </w:rPr>
  </w:style>
  <w:style w:type="paragraph" w:styleId="af9">
    <w:name w:val="annotation subject"/>
    <w:basedOn w:val="af7"/>
    <w:next w:val="af7"/>
    <w:link w:val="afa"/>
    <w:uiPriority w:val="99"/>
    <w:semiHidden/>
    <w:unhideWhenUsed/>
    <w:rsid w:val="00247DBF"/>
    <w:rPr>
      <w:b/>
      <w:bCs/>
    </w:rPr>
  </w:style>
  <w:style w:type="character" w:customStyle="1" w:styleId="afa">
    <w:name w:val="Тема примечания Знак"/>
    <w:basedOn w:val="af8"/>
    <w:link w:val="af9"/>
    <w:uiPriority w:val="99"/>
    <w:semiHidden/>
    <w:rsid w:val="00247DBF"/>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alexeybulat.blogspot.com/2007/12/deployment-workflow.html" TargetMode="External"/><Relationship Id="rId20" Type="http://schemas.openxmlformats.org/officeDocument/2006/relationships/image" Target="media/image6.jpeg"/><Relationship Id="rId29" Type="http://schemas.openxmlformats.org/officeDocument/2006/relationships/hyperlink" Target="http://nauka-rastudent.ru/27/32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rotesting.ru/testing/testcase.html" TargetMode="External"/><Relationship Id="rId23" Type="http://schemas.openxmlformats.org/officeDocument/2006/relationships/image" Target="media/image9.png"/><Relationship Id="rId28" Type="http://schemas.openxmlformats.org/officeDocument/2006/relationships/hyperlink" Target="http://www.belstat.gov.by/ofitsialnaya-statistika/solialnaya-sfera/uslugi/publikatsii_11/index_289/"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rotesting.ru/documentation/info_isoiec14598_1_ed1_0_en.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6A1F4-B651-414F-B349-C90534A49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91</Pages>
  <Words>19490</Words>
  <Characters>118893</Characters>
  <Application>Microsoft Office Word</Application>
  <DocSecurity>0</DocSecurity>
  <Lines>990</Lines>
  <Paragraphs>276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Anastasiya Zaloha</dc:creator>
  <cp:lastModifiedBy>Ольга</cp:lastModifiedBy>
  <cp:revision>3</cp:revision>
  <cp:lastPrinted>2019-06-24T12:39:00Z</cp:lastPrinted>
  <dcterms:created xsi:type="dcterms:W3CDTF">2019-06-25T05:03:00Z</dcterms:created>
  <dcterms:modified xsi:type="dcterms:W3CDTF">2019-06-25T05:11:00Z</dcterms:modified>
</cp:coreProperties>
</file>